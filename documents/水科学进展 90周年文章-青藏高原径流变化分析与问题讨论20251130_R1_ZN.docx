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18D7" w14:textId="77777777" w:rsidR="00963D58" w:rsidRDefault="00000000">
      <w:pPr>
        <w:snapToGrid w:val="0"/>
        <w:spacing w:beforeLines="50" w:before="166" w:afterLines="50" w:after="166"/>
        <w:jc w:val="center"/>
        <w:rPr>
          <w:rFonts w:eastAsia="黑体" w:cs="Times New Roman"/>
          <w:sz w:val="44"/>
          <w:szCs w:val="32"/>
        </w:rPr>
      </w:pPr>
      <w:r>
        <w:rPr>
          <w:rFonts w:eastAsia="黑体" w:cs="Times New Roman" w:hint="eastAsia"/>
          <w:sz w:val="44"/>
          <w:szCs w:val="32"/>
        </w:rPr>
        <w:t>青藏高原径流变化分析与问题讨论</w:t>
      </w:r>
    </w:p>
    <w:p w14:paraId="0015B5CB" w14:textId="77777777" w:rsidR="00963D58" w:rsidRDefault="00000000">
      <w:pPr>
        <w:snapToGrid w:val="0"/>
        <w:spacing w:beforeLines="50" w:before="166" w:afterLines="50" w:after="166"/>
        <w:jc w:val="center"/>
        <w:rPr>
          <w:rFonts w:eastAsia="仿宋_GB2312" w:cs="Times New Roman"/>
          <w:sz w:val="28"/>
          <w:szCs w:val="21"/>
        </w:rPr>
      </w:pPr>
      <w:r>
        <w:rPr>
          <w:rFonts w:eastAsia="仿宋_GB2312" w:cs="Times New Roman" w:hint="eastAsia"/>
          <w:sz w:val="28"/>
          <w:szCs w:val="21"/>
        </w:rPr>
        <w:t>张建云</w:t>
      </w:r>
      <w:r>
        <w:rPr>
          <w:rFonts w:eastAsia="仿宋_GB2312" w:cs="Times New Roman" w:hint="eastAsia"/>
          <w:sz w:val="28"/>
          <w:szCs w:val="21"/>
          <w:vertAlign w:val="superscript"/>
        </w:rPr>
        <w:t>1,2,3</w:t>
      </w:r>
    </w:p>
    <w:p w14:paraId="5BEBDD60" w14:textId="77777777" w:rsidR="00963D58" w:rsidRDefault="00000000">
      <w:pPr>
        <w:jc w:val="center"/>
        <w:rPr>
          <w:rFonts w:eastAsia="仿宋_GB2312" w:cs="Times New Roman"/>
          <w:sz w:val="28"/>
          <w:szCs w:val="21"/>
          <w:vertAlign w:val="superscript"/>
        </w:rPr>
      </w:pPr>
      <w:r>
        <w:rPr>
          <w:rFonts w:hint="eastAsia"/>
          <w:sz w:val="18"/>
          <w:szCs w:val="18"/>
        </w:rPr>
        <w:t>（</w:t>
      </w:r>
      <w:r>
        <w:rPr>
          <w:rFonts w:hint="eastAsia"/>
          <w:sz w:val="18"/>
          <w:szCs w:val="18"/>
        </w:rPr>
        <w:t xml:space="preserve">1. </w:t>
      </w:r>
      <w:r>
        <w:rPr>
          <w:rFonts w:hint="eastAsia"/>
          <w:sz w:val="18"/>
          <w:szCs w:val="18"/>
        </w:rPr>
        <w:t>南京</w:t>
      </w:r>
      <w:r>
        <w:rPr>
          <w:sz w:val="18"/>
          <w:szCs w:val="18"/>
        </w:rPr>
        <w:t>水利科学研究院</w:t>
      </w:r>
      <w:r>
        <w:rPr>
          <w:rFonts w:hint="eastAsia"/>
          <w:sz w:val="18"/>
          <w:szCs w:val="18"/>
        </w:rPr>
        <w:t>水灾害防御全国</w:t>
      </w:r>
      <w:r>
        <w:rPr>
          <w:sz w:val="18"/>
          <w:szCs w:val="18"/>
        </w:rPr>
        <w:t>重点实验室</w:t>
      </w:r>
      <w:r>
        <w:rPr>
          <w:rFonts w:hint="eastAsia"/>
          <w:sz w:val="18"/>
          <w:szCs w:val="18"/>
        </w:rPr>
        <w:t>，江苏</w:t>
      </w:r>
      <w:r>
        <w:rPr>
          <w:rFonts w:hint="eastAsia"/>
          <w:sz w:val="18"/>
          <w:szCs w:val="18"/>
        </w:rPr>
        <w:t xml:space="preserve">  </w:t>
      </w:r>
      <w:r>
        <w:rPr>
          <w:rFonts w:hint="eastAsia"/>
          <w:sz w:val="18"/>
          <w:szCs w:val="18"/>
        </w:rPr>
        <w:t>南京</w:t>
      </w:r>
      <w:r>
        <w:rPr>
          <w:rFonts w:hint="eastAsia"/>
          <w:sz w:val="18"/>
          <w:szCs w:val="18"/>
        </w:rPr>
        <w:t xml:space="preserve">  210029</w:t>
      </w:r>
      <w:r>
        <w:rPr>
          <w:rFonts w:hint="eastAsia"/>
          <w:sz w:val="18"/>
          <w:szCs w:val="18"/>
        </w:rPr>
        <w:t>；</w:t>
      </w:r>
      <w:r>
        <w:rPr>
          <w:rFonts w:hint="eastAsia"/>
          <w:sz w:val="18"/>
          <w:szCs w:val="18"/>
        </w:rPr>
        <w:t>2</w:t>
      </w:r>
      <w:r>
        <w:rPr>
          <w:sz w:val="18"/>
          <w:szCs w:val="18"/>
        </w:rPr>
        <w:t xml:space="preserve">. </w:t>
      </w:r>
      <w:r>
        <w:rPr>
          <w:rFonts w:hint="eastAsia"/>
          <w:sz w:val="18"/>
          <w:szCs w:val="18"/>
        </w:rPr>
        <w:t>水利部应对气候变化研究中心，江苏</w:t>
      </w:r>
      <w:r>
        <w:rPr>
          <w:sz w:val="18"/>
          <w:szCs w:val="18"/>
        </w:rPr>
        <w:t xml:space="preserve">  </w:t>
      </w:r>
      <w:r>
        <w:rPr>
          <w:rFonts w:hint="eastAsia"/>
          <w:sz w:val="18"/>
          <w:szCs w:val="18"/>
        </w:rPr>
        <w:t>南京</w:t>
      </w:r>
      <w:r>
        <w:rPr>
          <w:rFonts w:hint="eastAsia"/>
          <w:sz w:val="18"/>
          <w:szCs w:val="18"/>
        </w:rPr>
        <w:t xml:space="preserve"> </w:t>
      </w:r>
      <w:r>
        <w:rPr>
          <w:sz w:val="18"/>
          <w:szCs w:val="18"/>
        </w:rPr>
        <w:t xml:space="preserve"> 210029</w:t>
      </w:r>
      <w:r>
        <w:rPr>
          <w:rFonts w:hint="eastAsia"/>
          <w:sz w:val="18"/>
          <w:szCs w:val="18"/>
        </w:rPr>
        <w:t>；</w:t>
      </w:r>
      <w:r>
        <w:rPr>
          <w:rFonts w:hint="eastAsia"/>
          <w:sz w:val="18"/>
          <w:szCs w:val="18"/>
        </w:rPr>
        <w:t xml:space="preserve">3. </w:t>
      </w:r>
      <w:r>
        <w:rPr>
          <w:rFonts w:hint="eastAsia"/>
          <w:sz w:val="18"/>
          <w:szCs w:val="18"/>
        </w:rPr>
        <w:t>河海大学长江保护与绿色发展研究院，南京</w:t>
      </w:r>
      <w:r>
        <w:rPr>
          <w:rFonts w:hint="eastAsia"/>
          <w:sz w:val="18"/>
          <w:szCs w:val="18"/>
        </w:rPr>
        <w:t xml:space="preserve"> 210098</w:t>
      </w:r>
      <w:r>
        <w:rPr>
          <w:rFonts w:hint="eastAsia"/>
          <w:sz w:val="18"/>
          <w:szCs w:val="18"/>
        </w:rPr>
        <w:t>）</w:t>
      </w:r>
    </w:p>
    <w:p w14:paraId="0298814C" w14:textId="0F0E732E" w:rsidR="00963D58" w:rsidRDefault="00000000">
      <w:pPr>
        <w:spacing w:beforeLines="100" w:before="333"/>
        <w:rPr>
          <w:kern w:val="0"/>
          <w:sz w:val="18"/>
          <w:szCs w:val="18"/>
        </w:rPr>
      </w:pPr>
      <w:r>
        <w:rPr>
          <w:rFonts w:eastAsia="黑体"/>
          <w:sz w:val="18"/>
          <w:szCs w:val="18"/>
        </w:rPr>
        <w:t>摘要：</w:t>
      </w:r>
      <w:r>
        <w:rPr>
          <w:rFonts w:hint="eastAsia"/>
          <w:sz w:val="18"/>
          <w:szCs w:val="18"/>
        </w:rPr>
        <w:t>青藏高原作为“世界屋脊”和“亚洲水塔”，是全球第三大淡水资源库，养育</w:t>
      </w:r>
      <w:r>
        <w:rPr>
          <w:rFonts w:hint="eastAsia"/>
          <w:sz w:val="18"/>
          <w:szCs w:val="18"/>
        </w:rPr>
        <w:t>17</w:t>
      </w:r>
      <w:r>
        <w:rPr>
          <w:rFonts w:hint="eastAsia"/>
          <w:sz w:val="18"/>
          <w:szCs w:val="18"/>
        </w:rPr>
        <w:t>国</w:t>
      </w:r>
      <w:r>
        <w:rPr>
          <w:rFonts w:hint="eastAsia"/>
          <w:sz w:val="18"/>
          <w:szCs w:val="18"/>
        </w:rPr>
        <w:t>30</w:t>
      </w:r>
      <w:r>
        <w:rPr>
          <w:rFonts w:hint="eastAsia"/>
          <w:sz w:val="18"/>
          <w:szCs w:val="18"/>
        </w:rPr>
        <w:t>多亿人口，对亚洲水安全与生态安全至关重要。</w:t>
      </w:r>
      <w:r>
        <w:rPr>
          <w:rFonts w:hint="eastAsia"/>
          <w:sz w:val="18"/>
          <w:szCs w:val="18"/>
        </w:rPr>
        <w:t>20</w:t>
      </w:r>
      <w:r>
        <w:rPr>
          <w:rFonts w:hint="eastAsia"/>
          <w:sz w:val="18"/>
          <w:szCs w:val="18"/>
        </w:rPr>
        <w:t>世纪</w:t>
      </w:r>
      <w:r>
        <w:rPr>
          <w:rFonts w:hint="eastAsia"/>
          <w:sz w:val="18"/>
          <w:szCs w:val="18"/>
        </w:rPr>
        <w:t>50</w:t>
      </w:r>
      <w:r>
        <w:rPr>
          <w:rFonts w:hint="eastAsia"/>
          <w:sz w:val="18"/>
          <w:szCs w:val="18"/>
        </w:rPr>
        <w:t>年代以来，高原呈显著暖湿化趋势，气温升幅</w:t>
      </w:r>
      <w:ins w:id="0" w:author="Zhongrui Ning" w:date="2025-11-30T17:13:00Z" w16du:dateUtc="2025-11-30T09:13:00Z">
        <w:r w:rsidR="00BA1EE1">
          <w:rPr>
            <w:rFonts w:hint="eastAsia"/>
            <w:sz w:val="18"/>
            <w:szCs w:val="18"/>
          </w:rPr>
          <w:t>高于全球平均水平</w:t>
        </w:r>
      </w:ins>
      <w:del w:id="1" w:author="Zhongrui Ning" w:date="2025-11-30T17:13:00Z" w16du:dateUtc="2025-11-30T09:13:00Z">
        <w:r w:rsidDel="00BA1EE1">
          <w:rPr>
            <w:rFonts w:hint="eastAsia"/>
            <w:sz w:val="18"/>
            <w:szCs w:val="18"/>
          </w:rPr>
          <w:delText>超全球两倍</w:delText>
        </w:r>
      </w:del>
      <w:r>
        <w:rPr>
          <w:rFonts w:hint="eastAsia"/>
          <w:sz w:val="18"/>
          <w:szCs w:val="18"/>
        </w:rPr>
        <w:t>，降水北增南减，导致冰冻圈退化，固态与液态水失衡。长江、黄河、澜沧江、雅鲁藏布江源区径流变化具阶段性特征：</w:t>
      </w:r>
      <w:r>
        <w:rPr>
          <w:rFonts w:hint="eastAsia"/>
          <w:sz w:val="18"/>
          <w:szCs w:val="18"/>
        </w:rPr>
        <w:t>1998</w:t>
      </w:r>
      <w:r>
        <w:rPr>
          <w:rFonts w:hint="eastAsia"/>
          <w:sz w:val="18"/>
          <w:szCs w:val="18"/>
        </w:rPr>
        <w:t>年为关键转折点，北部流域（黄河、长江源）径流由减转增，南部流域（澜沧江、雅鲁藏布江）径流呈减少趋势，冰川融水短期增加径流但长期不可持续。当前青藏高原水资源面临固态水储量消耗、径流季节分配改变、水安全风险加剧等问题。为应对挑战，需规范人类活动减缓气候影响、强化水资源刚性约束、拓展非常规水资源利用，保障水资源可持续性。</w:t>
      </w:r>
    </w:p>
    <w:p w14:paraId="2FA5046C" w14:textId="77777777" w:rsidR="00963D58" w:rsidRDefault="00000000">
      <w:pPr>
        <w:rPr>
          <w:rFonts w:eastAsia="方正书宋简体"/>
          <w:sz w:val="18"/>
          <w:szCs w:val="18"/>
        </w:rPr>
      </w:pPr>
      <w:r>
        <w:rPr>
          <w:rFonts w:eastAsia="黑体"/>
          <w:sz w:val="18"/>
          <w:szCs w:val="18"/>
        </w:rPr>
        <w:t>关键词</w:t>
      </w:r>
      <w:r>
        <w:rPr>
          <w:rFonts w:eastAsia="方正书宋简体"/>
          <w:sz w:val="18"/>
          <w:szCs w:val="18"/>
        </w:rPr>
        <w:t>：</w:t>
      </w:r>
      <w:r>
        <w:rPr>
          <w:rFonts w:eastAsia="方正书宋简体" w:hint="eastAsia"/>
          <w:sz w:val="18"/>
          <w:szCs w:val="18"/>
        </w:rPr>
        <w:t>青藏高原；气候变化；径流变化；水资源管理；水安全</w:t>
      </w:r>
    </w:p>
    <w:p w14:paraId="68A76579" w14:textId="77777777" w:rsidR="00963D58" w:rsidRDefault="00000000">
      <w:pPr>
        <w:rPr>
          <w:bCs/>
          <w:sz w:val="18"/>
          <w:szCs w:val="18"/>
        </w:rPr>
      </w:pPr>
      <w:r>
        <w:rPr>
          <w:rFonts w:eastAsia="黑体"/>
          <w:bCs/>
          <w:sz w:val="18"/>
          <w:szCs w:val="18"/>
        </w:rPr>
        <w:t>中图分类号：</w:t>
      </w:r>
      <w:r>
        <w:rPr>
          <w:rFonts w:hint="eastAsia"/>
          <w:sz w:val="18"/>
          <w:szCs w:val="18"/>
        </w:rPr>
        <w:t xml:space="preserve">     </w:t>
      </w:r>
      <w:r>
        <w:rPr>
          <w:rFonts w:eastAsia="方正书宋简体"/>
          <w:bCs/>
          <w:sz w:val="18"/>
          <w:szCs w:val="18"/>
        </w:rPr>
        <w:t xml:space="preserve"> </w:t>
      </w:r>
      <w:r>
        <w:rPr>
          <w:rFonts w:eastAsia="黑体"/>
          <w:bCs/>
          <w:sz w:val="18"/>
          <w:szCs w:val="18"/>
        </w:rPr>
        <w:t>文献标志码：</w:t>
      </w:r>
      <w:r>
        <w:rPr>
          <w:rFonts w:eastAsia="方正书宋简体"/>
          <w:sz w:val="18"/>
          <w:szCs w:val="18"/>
        </w:rPr>
        <w:t xml:space="preserve">A   </w:t>
      </w:r>
      <w:r>
        <w:rPr>
          <w:rFonts w:eastAsia="黑体"/>
          <w:sz w:val="18"/>
          <w:szCs w:val="18"/>
        </w:rPr>
        <w:t>文章编号：</w:t>
      </w:r>
    </w:p>
    <w:p w14:paraId="78ECB350" w14:textId="77777777" w:rsidR="00963D58" w:rsidRDefault="00963D58">
      <w:pPr>
        <w:rPr>
          <w:bCs/>
          <w:sz w:val="18"/>
          <w:szCs w:val="18"/>
        </w:rPr>
      </w:pPr>
    </w:p>
    <w:p w14:paraId="2BA7F488" w14:textId="26AAF029" w:rsidR="00963D58" w:rsidRDefault="00000000">
      <w:pPr>
        <w:spacing w:after="120"/>
        <w:ind w:firstLineChars="200" w:firstLine="420"/>
        <w:rPr>
          <w:rFonts w:eastAsia="宋体" w:cs="Times New Roman"/>
          <w:sz w:val="21"/>
          <w:szCs w:val="21"/>
        </w:rPr>
      </w:pPr>
      <w:r>
        <w:rPr>
          <w:rFonts w:eastAsia="宋体" w:cs="Times New Roman"/>
          <w:sz w:val="21"/>
          <w:szCs w:val="21"/>
        </w:rPr>
        <w:t>青藏高原作为</w:t>
      </w:r>
      <w:r>
        <w:rPr>
          <w:rFonts w:eastAsia="宋体" w:cs="Times New Roman"/>
          <w:sz w:val="21"/>
          <w:szCs w:val="21"/>
        </w:rPr>
        <w:t>“</w:t>
      </w:r>
      <w:r>
        <w:rPr>
          <w:rFonts w:eastAsia="宋体" w:cs="Times New Roman"/>
          <w:sz w:val="21"/>
          <w:szCs w:val="21"/>
        </w:rPr>
        <w:t>世界屋脊</w:t>
      </w:r>
      <w:r>
        <w:rPr>
          <w:rFonts w:eastAsia="宋体" w:cs="Times New Roman"/>
          <w:sz w:val="21"/>
          <w:szCs w:val="21"/>
        </w:rPr>
        <w:t>”</w:t>
      </w:r>
      <w:r>
        <w:rPr>
          <w:rFonts w:eastAsia="宋体" w:cs="Times New Roman"/>
          <w:sz w:val="21"/>
          <w:szCs w:val="21"/>
        </w:rPr>
        <w:t>和</w:t>
      </w:r>
      <w:r>
        <w:rPr>
          <w:rFonts w:eastAsia="宋体" w:cs="Times New Roman"/>
          <w:sz w:val="21"/>
          <w:szCs w:val="21"/>
        </w:rPr>
        <w:t>“</w:t>
      </w:r>
      <w:r>
        <w:rPr>
          <w:rFonts w:eastAsia="宋体" w:cs="Times New Roman"/>
          <w:sz w:val="21"/>
          <w:szCs w:val="21"/>
        </w:rPr>
        <w:t>亚洲水塔</w:t>
      </w:r>
      <w:r>
        <w:rPr>
          <w:rFonts w:eastAsia="宋体" w:cs="Times New Roman"/>
          <w:sz w:val="21"/>
          <w:szCs w:val="21"/>
        </w:rPr>
        <w:t>”</w:t>
      </w:r>
      <w:r>
        <w:rPr>
          <w:rFonts w:eastAsia="宋体" w:cs="Times New Roman"/>
          <w:sz w:val="21"/>
          <w:szCs w:val="21"/>
        </w:rPr>
        <w:t>，是全球第三大淡水资源库，陆地水储量超</w:t>
      </w:r>
      <w:r>
        <w:rPr>
          <w:rFonts w:eastAsia="宋体" w:cs="Times New Roman"/>
          <w:sz w:val="21"/>
          <w:szCs w:val="21"/>
        </w:rPr>
        <w:t>10</w:t>
      </w:r>
      <w:r>
        <w:rPr>
          <w:rFonts w:eastAsia="宋体" w:cs="Times New Roman"/>
          <w:sz w:val="21"/>
          <w:szCs w:val="21"/>
        </w:rPr>
        <w:t>万亿</w:t>
      </w:r>
      <w:r>
        <w:rPr>
          <w:rFonts w:eastAsia="宋体" w:cs="Times New Roman"/>
          <w:sz w:val="21"/>
          <w:szCs w:val="21"/>
        </w:rPr>
        <w:t>m³</w:t>
      </w:r>
      <w:r>
        <w:rPr>
          <w:rFonts w:eastAsia="宋体" w:cs="Times New Roman"/>
          <w:sz w:val="21"/>
          <w:szCs w:val="21"/>
        </w:rPr>
        <w:t>，养育</w:t>
      </w:r>
      <w:r>
        <w:rPr>
          <w:rFonts w:eastAsia="宋体" w:cs="Times New Roman"/>
          <w:sz w:val="21"/>
          <w:szCs w:val="21"/>
        </w:rPr>
        <w:t>17</w:t>
      </w:r>
      <w:r>
        <w:rPr>
          <w:rFonts w:eastAsia="宋体" w:cs="Times New Roman"/>
          <w:sz w:val="21"/>
          <w:szCs w:val="21"/>
        </w:rPr>
        <w:t>国</w:t>
      </w:r>
      <w:r>
        <w:rPr>
          <w:rFonts w:eastAsia="宋体" w:cs="Times New Roman"/>
          <w:sz w:val="21"/>
          <w:szCs w:val="21"/>
        </w:rPr>
        <w:t>30</w:t>
      </w:r>
      <w:r>
        <w:rPr>
          <w:rFonts w:eastAsia="宋体" w:cs="Times New Roman"/>
          <w:sz w:val="21"/>
          <w:szCs w:val="21"/>
        </w:rPr>
        <w:t>多亿人口，对亚洲水安全与生态安全至关重要。</w:t>
      </w:r>
      <w:r>
        <w:rPr>
          <w:rFonts w:eastAsia="宋体" w:cs="Times New Roman"/>
          <w:sz w:val="21"/>
          <w:szCs w:val="21"/>
        </w:rPr>
        <w:t>IPCC</w:t>
      </w:r>
      <w:r>
        <w:rPr>
          <w:rFonts w:eastAsia="宋体" w:cs="Times New Roman"/>
          <w:sz w:val="21"/>
          <w:szCs w:val="21"/>
        </w:rPr>
        <w:t>第六次评估报告指出，全球气候变暖趋势显著，而青藏高原是气候变化最敏感区域之一：</w:t>
      </w:r>
      <w:r>
        <w:rPr>
          <w:rFonts w:eastAsia="宋体" w:cs="Times New Roman"/>
          <w:sz w:val="21"/>
          <w:szCs w:val="21"/>
        </w:rPr>
        <w:t>1961-2021</w:t>
      </w:r>
      <w:r>
        <w:rPr>
          <w:rFonts w:eastAsia="宋体" w:cs="Times New Roman"/>
          <w:sz w:val="21"/>
          <w:szCs w:val="21"/>
        </w:rPr>
        <w:t>年，年均气温每十年上升</w:t>
      </w:r>
      <w:r>
        <w:rPr>
          <w:rFonts w:eastAsia="宋体" w:cs="Times New Roman"/>
          <w:sz w:val="21"/>
          <w:szCs w:val="21"/>
        </w:rPr>
        <w:t>0.33℃</w:t>
      </w:r>
      <w:r>
        <w:rPr>
          <w:rFonts w:eastAsia="宋体" w:cs="Times New Roman"/>
          <w:sz w:val="21"/>
          <w:szCs w:val="21"/>
        </w:rPr>
        <w:t>，</w:t>
      </w:r>
      <w:ins w:id="2" w:author="Zhongrui Ning" w:date="2025-11-30T17:09:00Z" w16du:dateUtc="2025-11-30T09:09:00Z">
        <w:r w:rsidR="0062345E">
          <w:rPr>
            <w:rFonts w:eastAsia="宋体" w:cs="Times New Roman" w:hint="eastAsia"/>
            <w:sz w:val="21"/>
            <w:szCs w:val="21"/>
          </w:rPr>
          <w:t>高于全球同期水平</w:t>
        </w:r>
      </w:ins>
      <w:del w:id="3" w:author="Zhongrui Ning" w:date="2025-11-30T17:09:00Z" w16du:dateUtc="2025-11-30T09:09:00Z">
        <w:r w:rsidDel="0062345E">
          <w:rPr>
            <w:rFonts w:eastAsia="宋体" w:cs="Times New Roman"/>
            <w:sz w:val="21"/>
            <w:szCs w:val="21"/>
          </w:rPr>
          <w:delText>超全球同期两倍</w:delText>
        </w:r>
      </w:del>
      <w:r>
        <w:rPr>
          <w:rFonts w:eastAsia="宋体" w:cs="Times New Roman"/>
          <w:sz w:val="21"/>
          <w:szCs w:val="21"/>
        </w:rPr>
        <w:t>；年降水量每十年增加</w:t>
      </w:r>
      <w:r>
        <w:rPr>
          <w:rFonts w:eastAsia="宋体" w:cs="Times New Roman"/>
          <w:sz w:val="21"/>
          <w:szCs w:val="21"/>
        </w:rPr>
        <w:t>8.63mm</w:t>
      </w:r>
      <w:r>
        <w:rPr>
          <w:rFonts w:eastAsia="宋体" w:cs="Times New Roman"/>
          <w:sz w:val="21"/>
          <w:szCs w:val="21"/>
        </w:rPr>
        <w:t>，呈现北增南</w:t>
      </w:r>
      <w:proofErr w:type="gramStart"/>
      <w:r>
        <w:rPr>
          <w:rFonts w:eastAsia="宋体" w:cs="Times New Roman"/>
          <w:sz w:val="21"/>
          <w:szCs w:val="21"/>
        </w:rPr>
        <w:t>减空间</w:t>
      </w:r>
      <w:proofErr w:type="gramEnd"/>
      <w:r>
        <w:rPr>
          <w:rFonts w:eastAsia="宋体" w:cs="Times New Roman"/>
          <w:sz w:val="21"/>
          <w:szCs w:val="21"/>
        </w:rPr>
        <w:t>特征。气候变暖导致冰冻圈退化加剧，冰川退缩、冻土退化、积雪减少，</w:t>
      </w:r>
      <w:r>
        <w:rPr>
          <w:rFonts w:eastAsia="宋体" w:cs="Times New Roman"/>
          <w:sz w:val="21"/>
          <w:szCs w:val="21"/>
        </w:rPr>
        <w:t>2002-2017</w:t>
      </w:r>
      <w:r>
        <w:rPr>
          <w:rFonts w:eastAsia="宋体" w:cs="Times New Roman"/>
          <w:sz w:val="21"/>
          <w:szCs w:val="21"/>
        </w:rPr>
        <w:t>年陆地水储量以每年约</w:t>
      </w:r>
      <w:r>
        <w:rPr>
          <w:rFonts w:eastAsia="宋体" w:cs="Times New Roman"/>
          <w:sz w:val="21"/>
          <w:szCs w:val="21"/>
        </w:rPr>
        <w:t>100</w:t>
      </w:r>
      <w:r>
        <w:rPr>
          <w:rFonts w:eastAsia="宋体" w:cs="Times New Roman"/>
          <w:sz w:val="21"/>
          <w:szCs w:val="21"/>
        </w:rPr>
        <w:t>亿</w:t>
      </w:r>
      <w:r>
        <w:rPr>
          <w:rFonts w:eastAsia="宋体" w:cs="Times New Roman"/>
          <w:sz w:val="21"/>
          <w:szCs w:val="21"/>
        </w:rPr>
        <w:t>m³</w:t>
      </w:r>
      <w:r>
        <w:rPr>
          <w:rFonts w:eastAsia="宋体" w:cs="Times New Roman"/>
          <w:sz w:val="21"/>
          <w:szCs w:val="21"/>
        </w:rPr>
        <w:t>速率减少，固态与液态水失衡，直接威胁下游用水安全</w:t>
      </w:r>
      <w:r>
        <w:rPr>
          <w:rFonts w:eastAsia="宋体" w:cs="Times New Roman" w:hint="eastAsia"/>
          <w:sz w:val="21"/>
          <w:szCs w:val="21"/>
        </w:rPr>
        <w:t>。</w:t>
      </w:r>
    </w:p>
    <w:p w14:paraId="655CD19B" w14:textId="77777777" w:rsidR="00963D58" w:rsidRDefault="00000000">
      <w:pPr>
        <w:spacing w:after="120"/>
        <w:ind w:firstLineChars="200" w:firstLine="420"/>
        <w:rPr>
          <w:rFonts w:eastAsia="宋体" w:cs="Times New Roman"/>
          <w:sz w:val="21"/>
          <w:szCs w:val="21"/>
        </w:rPr>
      </w:pPr>
      <w:r>
        <w:rPr>
          <w:rFonts w:eastAsia="宋体" w:cs="Times New Roman" w:hint="eastAsia"/>
          <w:sz w:val="21"/>
          <w:szCs w:val="21"/>
        </w:rPr>
        <w:t>受气候变化影响，青藏高原主要河流源区径流呈现显著阶段性特征。</w:t>
      </w:r>
      <w:r>
        <w:rPr>
          <w:rFonts w:eastAsia="宋体" w:cs="Times New Roman" w:hint="eastAsia"/>
          <w:sz w:val="21"/>
          <w:szCs w:val="21"/>
        </w:rPr>
        <w:t>1998</w:t>
      </w:r>
      <w:r>
        <w:rPr>
          <w:rFonts w:eastAsia="宋体" w:cs="Times New Roman" w:hint="eastAsia"/>
          <w:sz w:val="21"/>
          <w:szCs w:val="21"/>
        </w:rPr>
        <w:t>年为关键转折点：北部黄河、长江源区径流由减转增，如黄河唐乃亥站</w:t>
      </w:r>
      <w:r>
        <w:rPr>
          <w:rFonts w:eastAsia="宋体" w:cs="Times New Roman" w:hint="eastAsia"/>
          <w:sz w:val="21"/>
          <w:szCs w:val="21"/>
        </w:rPr>
        <w:t>1998</w:t>
      </w:r>
      <w:r>
        <w:rPr>
          <w:rFonts w:eastAsia="宋体" w:cs="Times New Roman" w:hint="eastAsia"/>
          <w:sz w:val="21"/>
          <w:szCs w:val="21"/>
        </w:rPr>
        <w:t>年后径流以</w:t>
      </w:r>
      <w:r>
        <w:rPr>
          <w:rFonts w:eastAsia="宋体" w:cs="Times New Roman" w:hint="eastAsia"/>
          <w:sz w:val="21"/>
          <w:szCs w:val="21"/>
        </w:rPr>
        <w:t>12.2%/10</w:t>
      </w:r>
      <w:r>
        <w:rPr>
          <w:rFonts w:eastAsia="宋体" w:cs="Times New Roman" w:hint="eastAsia"/>
          <w:sz w:val="21"/>
          <w:szCs w:val="21"/>
        </w:rPr>
        <w:t>年速率增加；南部澜沧江、雅鲁藏布江源区径流呈减少趋势，雅鲁藏布江奴下站</w:t>
      </w:r>
      <w:r>
        <w:rPr>
          <w:rFonts w:eastAsia="宋体" w:cs="Times New Roman" w:hint="eastAsia"/>
          <w:sz w:val="21"/>
          <w:szCs w:val="21"/>
        </w:rPr>
        <w:t>1998</w:t>
      </w:r>
      <w:r>
        <w:rPr>
          <w:rFonts w:eastAsia="宋体" w:cs="Times New Roman" w:hint="eastAsia"/>
          <w:sz w:val="21"/>
          <w:szCs w:val="21"/>
        </w:rPr>
        <w:t>年后径流减幅达</w:t>
      </w:r>
      <w:r>
        <w:rPr>
          <w:rFonts w:eastAsia="宋体" w:cs="Times New Roman" w:hint="eastAsia"/>
          <w:sz w:val="21"/>
          <w:szCs w:val="21"/>
        </w:rPr>
        <w:t>-6.0%/10</w:t>
      </w:r>
      <w:r>
        <w:rPr>
          <w:rFonts w:eastAsia="宋体" w:cs="Times New Roman" w:hint="eastAsia"/>
          <w:sz w:val="21"/>
          <w:szCs w:val="21"/>
        </w:rPr>
        <w:t>年。冰川融水短期增加上游径流，但长期来看，冰川储量衰减将导致融水补给不可持续，进一步加剧区域水安全风险。此外，水文序列非平稳性使得传统线性分析易掩盖阶段性规律，准确识别径流演变特征成为亟待解决的科学问题。</w:t>
      </w:r>
    </w:p>
    <w:p w14:paraId="34E21D19" w14:textId="59A5AD65" w:rsidR="00963D58" w:rsidRDefault="00000000">
      <w:pPr>
        <w:spacing w:after="120"/>
        <w:ind w:firstLineChars="200" w:firstLine="420"/>
        <w:rPr>
          <w:rFonts w:eastAsia="宋体" w:cs="Times New Roman"/>
          <w:sz w:val="21"/>
          <w:szCs w:val="21"/>
        </w:rPr>
      </w:pPr>
      <w:r>
        <w:rPr>
          <w:rFonts w:eastAsia="宋体" w:cs="Times New Roman"/>
          <w:sz w:val="21"/>
          <w:szCs w:val="21"/>
        </w:rPr>
        <w:t>面对气候变化与水资源系统失衡的双重挑战，科学认清青藏高原径流变化规律及其对气候的响应机制，对保障亚洲水安全具有重要意义。本文基于</w:t>
      </w:r>
      <w:ins w:id="4" w:author="Zhongrui Ning" w:date="2025-11-30T17:12:00Z" w16du:dateUtc="2025-11-30T09:12:00Z">
        <w:r w:rsidR="00686411">
          <w:rPr>
            <w:rFonts w:eastAsia="宋体" w:cs="Times New Roman" w:hint="eastAsia"/>
            <w:sz w:val="21"/>
            <w:szCs w:val="21"/>
          </w:rPr>
          <w:t>青藏高原</w:t>
        </w:r>
      </w:ins>
      <w:del w:id="5" w:author="Zhongrui Ning" w:date="2025-11-30T17:12:00Z" w16du:dateUtc="2025-11-30T09:12:00Z">
        <w:r w:rsidDel="007C76F8">
          <w:rPr>
            <w:rFonts w:eastAsia="宋体" w:cs="Times New Roman"/>
            <w:sz w:val="21"/>
            <w:szCs w:val="21"/>
          </w:rPr>
          <w:delText>7</w:delText>
        </w:r>
        <w:r w:rsidDel="007C76F8">
          <w:rPr>
            <w:rFonts w:eastAsia="宋体" w:cs="Times New Roman"/>
            <w:sz w:val="21"/>
            <w:szCs w:val="21"/>
          </w:rPr>
          <w:delText>个代表性水文站长序列数据，</w:delText>
        </w:r>
      </w:del>
      <w:ins w:id="6" w:author="Zhongrui Ning" w:date="2025-11-30T17:12:00Z" w16du:dateUtc="2025-11-30T09:12:00Z">
        <w:r w:rsidR="007C76F8">
          <w:rPr>
            <w:rFonts w:eastAsia="宋体" w:cs="Times New Roman" w:hint="eastAsia"/>
            <w:sz w:val="21"/>
            <w:szCs w:val="21"/>
          </w:rPr>
          <w:t>157</w:t>
        </w:r>
        <w:r w:rsidR="007C76F8">
          <w:rPr>
            <w:rFonts w:eastAsia="宋体" w:cs="Times New Roman" w:hint="eastAsia"/>
            <w:sz w:val="21"/>
            <w:szCs w:val="21"/>
          </w:rPr>
          <w:t>个</w:t>
        </w:r>
        <w:r w:rsidR="00686411">
          <w:rPr>
            <w:rFonts w:eastAsia="宋体" w:cs="Times New Roman" w:hint="eastAsia"/>
            <w:sz w:val="21"/>
            <w:szCs w:val="21"/>
          </w:rPr>
          <w:t>国家气象站数据，</w:t>
        </w:r>
      </w:ins>
      <w:r>
        <w:rPr>
          <w:rFonts w:eastAsia="宋体" w:cs="Times New Roman"/>
          <w:sz w:val="21"/>
          <w:szCs w:val="21"/>
        </w:rPr>
        <w:t>分析气温、降水时空变化特征，</w:t>
      </w:r>
      <w:ins w:id="7" w:author="Zhongrui Ning" w:date="2025-11-30T17:12:00Z" w16du:dateUtc="2025-11-30T09:12:00Z">
        <w:r w:rsidR="00686411">
          <w:rPr>
            <w:rFonts w:eastAsia="宋体" w:cs="Times New Roman" w:hint="eastAsia"/>
            <w:sz w:val="21"/>
            <w:szCs w:val="21"/>
          </w:rPr>
          <w:t>并根据</w:t>
        </w:r>
        <w:r w:rsidR="00686411">
          <w:rPr>
            <w:rFonts w:eastAsia="宋体" w:cs="Times New Roman"/>
            <w:sz w:val="21"/>
            <w:szCs w:val="21"/>
          </w:rPr>
          <w:t>7</w:t>
        </w:r>
        <w:r w:rsidR="00686411">
          <w:rPr>
            <w:rFonts w:eastAsia="宋体" w:cs="Times New Roman"/>
            <w:sz w:val="21"/>
            <w:szCs w:val="21"/>
          </w:rPr>
          <w:t>个代表性水文站长序列数据，</w:t>
        </w:r>
      </w:ins>
      <w:r>
        <w:rPr>
          <w:rFonts w:eastAsia="宋体" w:cs="Times New Roman"/>
          <w:sz w:val="21"/>
          <w:szCs w:val="21"/>
        </w:rPr>
        <w:t>探讨主要河流源区径流演变规律及归因，识别</w:t>
      </w:r>
      <w:r>
        <w:rPr>
          <w:rFonts w:eastAsia="宋体" w:cs="Times New Roman"/>
          <w:sz w:val="21"/>
          <w:szCs w:val="21"/>
        </w:rPr>
        <w:t>1998</w:t>
      </w:r>
      <w:r>
        <w:rPr>
          <w:rFonts w:eastAsia="宋体" w:cs="Times New Roman"/>
          <w:sz w:val="21"/>
          <w:szCs w:val="21"/>
        </w:rPr>
        <w:t>年转折前后的</w:t>
      </w:r>
      <w:ins w:id="8" w:author="Zhongrui Ning" w:date="2025-11-30T17:12:00Z" w16du:dateUtc="2025-11-30T09:12:00Z">
        <w:r w:rsidR="006E125A">
          <w:rPr>
            <w:rFonts w:eastAsia="宋体" w:cs="Times New Roman" w:hint="eastAsia"/>
            <w:sz w:val="21"/>
            <w:szCs w:val="21"/>
          </w:rPr>
          <w:t>径流变化</w:t>
        </w:r>
      </w:ins>
      <w:r>
        <w:rPr>
          <w:rFonts w:eastAsia="宋体" w:cs="Times New Roman"/>
          <w:sz w:val="21"/>
          <w:szCs w:val="21"/>
        </w:rPr>
        <w:t>阶段性差异，讨论当前水资源问题并提出适应性管理建议，以期为青藏高原水资源可持续利用与水安全保障提供参考。</w:t>
      </w:r>
    </w:p>
    <w:p w14:paraId="6183103C" w14:textId="77777777" w:rsidR="00963D58" w:rsidRDefault="00000000">
      <w:pPr>
        <w:pStyle w:val="1"/>
        <w:numPr>
          <w:ilvl w:val="0"/>
          <w:numId w:val="1"/>
        </w:numPr>
        <w:spacing w:before="0" w:after="0" w:line="240" w:lineRule="auto"/>
        <w:rPr>
          <w:rFonts w:eastAsia="宋体" w:cs="Times New Roman"/>
          <w:b w:val="0"/>
          <w:bCs/>
          <w:sz w:val="28"/>
          <w:szCs w:val="28"/>
        </w:rPr>
      </w:pPr>
      <w:r>
        <w:rPr>
          <w:rFonts w:eastAsia="宋体" w:cs="Times New Roman"/>
          <w:b w:val="0"/>
          <w:bCs/>
          <w:sz w:val="28"/>
          <w:szCs w:val="28"/>
        </w:rPr>
        <w:t>气候变化下青藏高原的水资源问题</w:t>
      </w:r>
    </w:p>
    <w:p w14:paraId="7C12CAEC" w14:textId="664173BA" w:rsidR="00963D58" w:rsidDel="00F44334" w:rsidRDefault="00000000">
      <w:pPr>
        <w:spacing w:after="120"/>
        <w:ind w:firstLineChars="200" w:firstLine="420"/>
        <w:rPr>
          <w:del w:id="9" w:author="Zhongrui Ning" w:date="2025-11-30T17:19:00Z" w16du:dateUtc="2025-11-30T09:19:00Z"/>
          <w:rFonts w:eastAsia="宋体" w:cs="Times New Roman"/>
          <w:sz w:val="21"/>
          <w:szCs w:val="21"/>
        </w:rPr>
      </w:pPr>
      <w:r>
        <w:rPr>
          <w:rFonts w:eastAsia="宋体" w:cs="Times New Roman"/>
          <w:sz w:val="21"/>
          <w:szCs w:val="21"/>
        </w:rPr>
        <w:t>青藏高原是世界上海拔最高的高原，平均海拔在</w:t>
      </w:r>
      <w:r>
        <w:rPr>
          <w:rFonts w:eastAsia="宋体" w:cs="Times New Roman"/>
          <w:sz w:val="21"/>
          <w:szCs w:val="21"/>
        </w:rPr>
        <w:t>4000m</w:t>
      </w:r>
      <w:r>
        <w:rPr>
          <w:rFonts w:eastAsia="宋体" w:cs="Times New Roman"/>
          <w:sz w:val="21"/>
          <w:szCs w:val="21"/>
        </w:rPr>
        <w:t>以上，被称为</w:t>
      </w:r>
      <w:r>
        <w:rPr>
          <w:rFonts w:eastAsia="宋体" w:cs="Times New Roman"/>
          <w:sz w:val="21"/>
          <w:szCs w:val="21"/>
        </w:rPr>
        <w:t>“</w:t>
      </w:r>
      <w:r>
        <w:rPr>
          <w:rFonts w:eastAsia="宋体" w:cs="Times New Roman"/>
          <w:sz w:val="21"/>
          <w:szCs w:val="21"/>
        </w:rPr>
        <w:t>世界屋脊</w:t>
      </w:r>
      <w:r>
        <w:rPr>
          <w:rFonts w:eastAsia="宋体" w:cs="Times New Roman"/>
          <w:sz w:val="21"/>
          <w:szCs w:val="21"/>
        </w:rPr>
        <w:t>”</w:t>
      </w:r>
      <w:r>
        <w:rPr>
          <w:rFonts w:eastAsia="宋体" w:cs="Times New Roman"/>
          <w:sz w:val="21"/>
          <w:szCs w:val="21"/>
        </w:rPr>
        <w:t>。</w:t>
      </w:r>
      <w:del w:id="10" w:author="Zhongrui Ning" w:date="2025-11-30T17:18:00Z" w16du:dateUtc="2025-11-30T09:18:00Z">
        <w:r w:rsidDel="00573D12">
          <w:rPr>
            <w:rFonts w:eastAsia="宋体" w:cs="Times New Roman"/>
            <w:sz w:val="21"/>
            <w:szCs w:val="21"/>
          </w:rPr>
          <w:delText>世界上海拔高度</w:delText>
        </w:r>
        <w:r w:rsidDel="00573D12">
          <w:rPr>
            <w:rFonts w:eastAsia="宋体" w:cs="Times New Roman"/>
            <w:sz w:val="21"/>
            <w:szCs w:val="21"/>
          </w:rPr>
          <w:delText>8000m</w:delText>
        </w:r>
        <w:r w:rsidDel="00573D12">
          <w:rPr>
            <w:rFonts w:eastAsia="宋体" w:cs="Times New Roman"/>
            <w:sz w:val="21"/>
            <w:szCs w:val="21"/>
          </w:rPr>
          <w:delText>以上的山峰一共有</w:delText>
        </w:r>
        <w:r w:rsidDel="00573D12">
          <w:rPr>
            <w:rFonts w:eastAsia="宋体" w:cs="Times New Roman"/>
            <w:sz w:val="21"/>
            <w:szCs w:val="21"/>
          </w:rPr>
          <w:delText>14</w:delText>
        </w:r>
        <w:r w:rsidDel="00573D12">
          <w:rPr>
            <w:rFonts w:eastAsia="宋体" w:cs="Times New Roman"/>
            <w:sz w:val="21"/>
            <w:szCs w:val="21"/>
          </w:rPr>
          <w:delText>座，全部雄踞在青藏高原之上，其中海拔高度排名前</w:delText>
        </w:r>
        <w:r w:rsidDel="00573D12">
          <w:rPr>
            <w:rFonts w:eastAsia="宋体" w:cs="Times New Roman"/>
            <w:sz w:val="21"/>
            <w:szCs w:val="21"/>
          </w:rPr>
          <w:delText>5</w:delText>
        </w:r>
        <w:r w:rsidDel="00573D12">
          <w:rPr>
            <w:rFonts w:eastAsia="宋体" w:cs="Times New Roman"/>
            <w:sz w:val="21"/>
            <w:szCs w:val="21"/>
          </w:rPr>
          <w:delText>的分别为珠穆朗玛峰、乔戈里峰、干城章嘉峰、洛子峰和马卡鲁峰。</w:delText>
        </w:r>
      </w:del>
      <w:r>
        <w:rPr>
          <w:rFonts w:eastAsia="宋体" w:cs="Times New Roman"/>
          <w:sz w:val="21"/>
          <w:szCs w:val="21"/>
        </w:rPr>
        <w:t>同时，青藏高原也是世界上除南极、北极之外，冰川分布最多的地区，被称为</w:t>
      </w:r>
      <w:r>
        <w:rPr>
          <w:rFonts w:eastAsia="宋体" w:cs="Times New Roman"/>
          <w:sz w:val="21"/>
          <w:szCs w:val="21"/>
        </w:rPr>
        <w:t>“</w:t>
      </w:r>
      <w:r>
        <w:rPr>
          <w:rFonts w:eastAsia="宋体" w:cs="Times New Roman"/>
          <w:sz w:val="21"/>
          <w:szCs w:val="21"/>
        </w:rPr>
        <w:t>第三极</w:t>
      </w:r>
      <w:r>
        <w:rPr>
          <w:rFonts w:eastAsia="宋体" w:cs="Times New Roman"/>
          <w:sz w:val="21"/>
          <w:szCs w:val="21"/>
        </w:rPr>
        <w:t>”</w:t>
      </w:r>
      <w:r>
        <w:rPr>
          <w:rFonts w:eastAsia="宋体" w:cs="Times New Roman"/>
          <w:sz w:val="21"/>
          <w:szCs w:val="21"/>
        </w:rPr>
        <w:t>。据统计，青藏高原及周边地区的冰川面积约达</w:t>
      </w:r>
      <w:r>
        <w:rPr>
          <w:rFonts w:eastAsia="宋体" w:cs="Times New Roman"/>
          <w:sz w:val="21"/>
          <w:szCs w:val="21"/>
        </w:rPr>
        <w:t>9.8</w:t>
      </w:r>
      <w:r>
        <w:rPr>
          <w:rFonts w:eastAsia="宋体" w:cs="Times New Roman"/>
          <w:sz w:val="21"/>
          <w:szCs w:val="21"/>
        </w:rPr>
        <w:t>万</w:t>
      </w:r>
      <w:r>
        <w:rPr>
          <w:rFonts w:eastAsia="宋体" w:cs="Times New Roman"/>
          <w:sz w:val="21"/>
          <w:szCs w:val="21"/>
        </w:rPr>
        <w:t>km</w:t>
      </w:r>
      <w:r w:rsidRPr="00BE7A60">
        <w:rPr>
          <w:rFonts w:eastAsia="宋体" w:cs="Times New Roman"/>
          <w:sz w:val="21"/>
          <w:szCs w:val="21"/>
          <w:vertAlign w:val="superscript"/>
          <w:rPrChange w:id="11" w:author="Zhongrui Ning" w:date="2025-11-30T17:13:00Z" w16du:dateUtc="2025-11-30T09:13:00Z">
            <w:rPr>
              <w:rFonts w:eastAsia="宋体" w:cs="Times New Roman"/>
              <w:sz w:val="21"/>
              <w:szCs w:val="21"/>
            </w:rPr>
          </w:rPrChange>
        </w:rPr>
        <w:t>2</w:t>
      </w:r>
      <w:r>
        <w:rPr>
          <w:rFonts w:eastAsia="宋体" w:cs="Times New Roman"/>
          <w:sz w:val="21"/>
          <w:szCs w:val="21"/>
        </w:rPr>
        <w:fldChar w:fldCharType="begin">
          <w:fldData xml:space="preserve">PEVuZE5vdGU+PENpdGU+PEF1dGhvcj7lp5rmqoDmoIs8L0F1dGhvcj48WWVhcj4yMDE5PC9ZZWFy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</w:fldData>
        </w:fldChar>
      </w:r>
      <w:r>
        <w:rPr>
          <w:rFonts w:eastAsia="宋体" w:cs="Times New Roman"/>
          <w:sz w:val="21"/>
          <w:szCs w:val="21"/>
        </w:rPr>
        <w:instrText xml:space="preserve"> ADDIN EN.CITE </w:instrText>
      </w:r>
      <w:r>
        <w:rPr>
          <w:rFonts w:eastAsia="宋体" w:cs="Times New Roman"/>
          <w:sz w:val="21"/>
          <w:szCs w:val="21"/>
        </w:rPr>
        <w:fldChar w:fldCharType="begin">
          <w:fldData xml:space="preserve">PEVuZE5vdGU+PENpdGU+PEF1dGhvcj7lp5rmqoDmoIs8L0F1dGhvcj48WWVhcj4yMDE5PC9ZZWFy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</w:fldData>
        </w:fldChar>
      </w:r>
      <w:r>
        <w:rPr>
          <w:rFonts w:eastAsia="宋体" w:cs="Times New Roman"/>
          <w:sz w:val="21"/>
          <w:szCs w:val="21"/>
        </w:rPr>
        <w:instrText xml:space="preserve"> ADDIN EN.CITE.DATA </w:instrText>
      </w:r>
      <w:r>
        <w:rPr>
          <w:rFonts w:eastAsia="宋体" w:cs="Times New Roman"/>
          <w:sz w:val="21"/>
          <w:szCs w:val="21"/>
        </w:rPr>
      </w:r>
      <w:r>
        <w:rPr>
          <w:rFonts w:eastAsia="宋体" w:cs="Times New Roman"/>
          <w:sz w:val="21"/>
          <w:szCs w:val="21"/>
        </w:rPr>
        <w:fldChar w:fldCharType="end"/>
      </w:r>
      <w:r>
        <w:rPr>
          <w:rFonts w:eastAsia="宋体" w:cs="Times New Roman"/>
          <w:sz w:val="21"/>
          <w:szCs w:val="21"/>
        </w:rPr>
      </w:r>
      <w:r>
        <w:rPr>
          <w:rFonts w:eastAsia="宋体" w:cs="Times New Roman"/>
          <w:sz w:val="21"/>
          <w:szCs w:val="21"/>
        </w:rPr>
        <w:fldChar w:fldCharType="separate"/>
      </w:r>
      <w:r>
        <w:rPr>
          <w:rFonts w:eastAsia="宋体" w:cs="Times New Roman"/>
          <w:sz w:val="21"/>
          <w:szCs w:val="21"/>
        </w:rPr>
        <w:t>（</w:t>
      </w:r>
      <w:proofErr w:type="gramStart"/>
      <w:r>
        <w:rPr>
          <w:rFonts w:eastAsia="宋体" w:cs="Times New Roman"/>
          <w:sz w:val="21"/>
          <w:szCs w:val="21"/>
        </w:rPr>
        <w:t>姚</w:t>
      </w:r>
      <w:proofErr w:type="gramEnd"/>
      <w:r>
        <w:rPr>
          <w:rFonts w:eastAsia="宋体" w:cs="Times New Roman"/>
          <w:sz w:val="21"/>
          <w:szCs w:val="21"/>
        </w:rPr>
        <w:t>檀栋等，</w:t>
      </w:r>
      <w:r>
        <w:rPr>
          <w:rFonts w:eastAsia="宋体" w:cs="Times New Roman"/>
          <w:sz w:val="21"/>
          <w:szCs w:val="21"/>
        </w:rPr>
        <w:t>2019</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w:t>
      </w:r>
    </w:p>
    <w:p w14:paraId="77FFCCF9" w14:textId="5CF8C3CF" w:rsidR="00963D58" w:rsidRDefault="00000000">
      <w:pPr>
        <w:spacing w:after="120"/>
        <w:ind w:firstLineChars="200" w:firstLine="420"/>
        <w:rPr>
          <w:rFonts w:eastAsia="宋体" w:cs="Times New Roman"/>
          <w:sz w:val="21"/>
          <w:szCs w:val="21"/>
        </w:rPr>
      </w:pPr>
      <w:r>
        <w:rPr>
          <w:rFonts w:eastAsia="宋体" w:cs="Times New Roman"/>
          <w:sz w:val="21"/>
          <w:szCs w:val="21"/>
        </w:rPr>
        <w:t>青藏高原是</w:t>
      </w:r>
      <w:del w:id="12" w:author="Zhongrui Ning" w:date="2025-11-30T17:18:00Z" w16du:dateUtc="2025-11-30T09:18:00Z">
        <w:r w:rsidDel="00F44334">
          <w:rPr>
            <w:rFonts w:eastAsia="宋体" w:cs="Times New Roman"/>
            <w:sz w:val="21"/>
            <w:szCs w:val="21"/>
          </w:rPr>
          <w:delText>南极和北极之外</w:delText>
        </w:r>
      </w:del>
      <w:r>
        <w:rPr>
          <w:rFonts w:eastAsia="宋体" w:cs="Times New Roman"/>
          <w:sz w:val="21"/>
          <w:szCs w:val="21"/>
        </w:rPr>
        <w:t>世界上</w:t>
      </w:r>
      <w:ins w:id="13" w:author="Zhongrui Ning" w:date="2025-11-30T17:19:00Z" w16du:dateUtc="2025-11-30T09:19:00Z">
        <w:r w:rsidR="00F44334">
          <w:rPr>
            <w:rFonts w:eastAsia="宋体" w:cs="Times New Roman" w:hint="eastAsia"/>
            <w:sz w:val="21"/>
            <w:szCs w:val="21"/>
          </w:rPr>
          <w:t>除</w:t>
        </w:r>
        <w:r w:rsidR="00F44334">
          <w:rPr>
            <w:rFonts w:eastAsia="宋体" w:cs="Times New Roman"/>
            <w:sz w:val="21"/>
            <w:szCs w:val="21"/>
          </w:rPr>
          <w:t>南极和北极之外</w:t>
        </w:r>
      </w:ins>
      <w:r>
        <w:rPr>
          <w:rFonts w:eastAsia="宋体" w:cs="Times New Roman"/>
          <w:sz w:val="21"/>
          <w:szCs w:val="21"/>
        </w:rPr>
        <w:t>最大的淡水资源储存库，陆地水储量超过</w:t>
      </w:r>
      <w:r>
        <w:rPr>
          <w:rFonts w:eastAsia="宋体" w:cs="Times New Roman"/>
          <w:sz w:val="21"/>
          <w:szCs w:val="21"/>
        </w:rPr>
        <w:t>10</w:t>
      </w:r>
      <w:proofErr w:type="gramStart"/>
      <w:r>
        <w:rPr>
          <w:rFonts w:eastAsia="宋体" w:cs="Times New Roman"/>
          <w:sz w:val="21"/>
          <w:szCs w:val="21"/>
        </w:rPr>
        <w:t>万亿</w:t>
      </w:r>
      <w:proofErr w:type="gramEnd"/>
      <w:r>
        <w:rPr>
          <w:rFonts w:eastAsia="宋体" w:cs="Times New Roman"/>
          <w:sz w:val="21"/>
          <w:szCs w:val="21"/>
        </w:rPr>
        <w:t>m</w:t>
      </w:r>
      <w:r w:rsidRPr="00BE7A60">
        <w:rPr>
          <w:rFonts w:eastAsia="宋体" w:cs="Times New Roman"/>
          <w:sz w:val="21"/>
          <w:szCs w:val="21"/>
          <w:vertAlign w:val="superscript"/>
          <w:rPrChange w:id="14" w:author="Zhongrui Ning" w:date="2025-11-30T17:13:00Z" w16du:dateUtc="2025-11-30T09:13:00Z">
            <w:rPr>
              <w:rFonts w:eastAsia="宋体" w:cs="Times New Roman"/>
              <w:sz w:val="21"/>
              <w:szCs w:val="21"/>
            </w:rPr>
          </w:rPrChange>
        </w:rPr>
        <w:t>3</w:t>
      </w:r>
      <w:r>
        <w:rPr>
          <w:rFonts w:eastAsia="宋体" w:cs="Times New Roman"/>
          <w:sz w:val="21"/>
          <w:szCs w:val="21"/>
        </w:rPr>
        <w:t>，相当于黄河</w:t>
      </w:r>
      <w:r>
        <w:rPr>
          <w:rFonts w:eastAsia="宋体" w:cs="Times New Roman"/>
          <w:sz w:val="21"/>
          <w:szCs w:val="21"/>
        </w:rPr>
        <w:t>200</w:t>
      </w:r>
      <w:r>
        <w:rPr>
          <w:rFonts w:eastAsia="宋体" w:cs="Times New Roman"/>
          <w:sz w:val="21"/>
          <w:szCs w:val="21"/>
        </w:rPr>
        <w:t>年的径流总量</w:t>
      </w:r>
      <w:r>
        <w:rPr>
          <w:rFonts w:eastAsia="宋体" w:cs="Times New Roman"/>
          <w:sz w:val="21"/>
          <w:szCs w:val="21"/>
        </w:rPr>
        <w:fldChar w:fldCharType="begin"/>
      </w:r>
      <w:r>
        <w:rPr>
          <w:rFonts w:eastAsia="宋体" w:cs="Times New Roman"/>
          <w:sz w:val="21"/>
          <w:szCs w:val="21"/>
        </w:rPr>
        <w:instrText xml:space="preserve"> ADDIN EN.CITE &lt;EndNote&gt;&lt;Cite&gt;&lt;Author&gt;</w:instrText>
      </w:r>
      <w:r>
        <w:rPr>
          <w:rFonts w:eastAsia="宋体" w:cs="Times New Roman"/>
          <w:sz w:val="21"/>
          <w:szCs w:val="21"/>
        </w:rPr>
        <w:instrText>白少波</w:instrText>
      </w:r>
      <w:r>
        <w:rPr>
          <w:rFonts w:eastAsia="宋体" w:cs="Times New Roman"/>
          <w:sz w:val="21"/>
          <w:szCs w:val="21"/>
        </w:rPr>
        <w:instrText>&lt;/Author&gt;&lt;Year&gt;2024&lt;/Year&gt;&lt;RecNum&gt;1962&lt;/RecNum&gt;&lt;DisplayText&gt;</w:instrText>
      </w:r>
      <w:r>
        <w:rPr>
          <w:rFonts w:eastAsia="宋体" w:cs="Times New Roman"/>
          <w:sz w:val="21"/>
          <w:szCs w:val="21"/>
        </w:rPr>
        <w:instrText>（白少波和杨帆，</w:instrText>
      </w:r>
      <w:r>
        <w:rPr>
          <w:rFonts w:eastAsia="宋体" w:cs="Times New Roman"/>
          <w:sz w:val="21"/>
          <w:szCs w:val="21"/>
        </w:rPr>
        <w:instrText>2024</w:instrText>
      </w:r>
      <w:r>
        <w:rPr>
          <w:rFonts w:eastAsia="宋体" w:cs="Times New Roman"/>
          <w:sz w:val="21"/>
          <w:szCs w:val="21"/>
        </w:rPr>
        <w:instrText>）</w:instrText>
      </w:r>
      <w:r>
        <w:rPr>
          <w:rFonts w:eastAsia="宋体" w:cs="Times New Roman"/>
          <w:sz w:val="21"/>
          <w:szCs w:val="21"/>
        </w:rPr>
        <w:instrText>&lt;/DisplayText&gt;&lt;record&gt;&lt;rec-number&gt;1962&lt;/rec-number&gt;&lt;foreign-keys&gt;&lt;key app="EN" db-id="fd2revse6srftkepxr8vfpe6zfred0rt9sdd" timestamp="1738859223"&gt;1962&lt;/key&gt;&lt;/foreign-keys&gt;&lt;ref-type name="</w:instrText>
      </w:r>
      <w:r>
        <w:rPr>
          <w:rFonts w:eastAsia="宋体" w:cs="Times New Roman"/>
          <w:sz w:val="21"/>
          <w:szCs w:val="21"/>
        </w:rPr>
        <w:instrText>中文网站</w:instrText>
      </w:r>
      <w:r>
        <w:rPr>
          <w:rFonts w:eastAsia="宋体" w:cs="Times New Roman"/>
          <w:sz w:val="21"/>
          <w:szCs w:val="21"/>
        </w:rPr>
        <w:instrText>"&gt;42&lt;/ref-type&gt;&lt;contributors&gt;&lt;authors&gt;&lt;author&gt;&lt;style face="normal" font="default" charset="134" size="100%"&gt;</w:instrText>
      </w:r>
      <w:r>
        <w:rPr>
          <w:rFonts w:eastAsia="宋体" w:cs="Times New Roman"/>
          <w:sz w:val="21"/>
          <w:szCs w:val="21"/>
        </w:rPr>
        <w:instrText>白少波</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杨帆</w:instrText>
      </w:r>
      <w:r>
        <w:rPr>
          <w:rFonts w:eastAsia="宋体" w:cs="Times New Roman"/>
          <w:sz w:val="21"/>
          <w:szCs w:val="21"/>
        </w:rPr>
        <w:instrText>&lt;/style&gt;&lt;/author&gt;&lt;/authors&gt;&lt;secondary-authors&gt;&lt;author&gt;&lt;style face="normal" font="default" charset="134" size="100%"&gt;</w:instrText>
      </w:r>
      <w:r>
        <w:rPr>
          <w:rFonts w:eastAsia="宋体" w:cs="Times New Roman"/>
          <w:sz w:val="21"/>
          <w:szCs w:val="21"/>
        </w:rPr>
        <w:instrText>白少波</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杨帆</w:instrText>
      </w:r>
      <w:r>
        <w:rPr>
          <w:rFonts w:eastAsia="宋体" w:cs="Times New Roman"/>
          <w:sz w:val="21"/>
          <w:szCs w:val="21"/>
        </w:rPr>
        <w:instrText>&lt;/style&gt;&lt;/author&gt;&lt;/secondary-authors&gt;&lt;/contributors&gt;&lt;titles&gt;&lt;title&gt;&lt;style face="normal" font="default" size="100%"&gt;“&lt;/style&gt;&lt;style face="normal" font="default" charset="134" size="100%"&gt;</w:instrText>
      </w:r>
      <w:r>
        <w:rPr>
          <w:rFonts w:eastAsia="宋体" w:cs="Times New Roman"/>
          <w:sz w:val="21"/>
          <w:szCs w:val="21"/>
        </w:rPr>
        <w:instrText>亚洲水塔</w:instrText>
      </w:r>
      <w:r>
        <w:rPr>
          <w:rFonts w:eastAsia="宋体" w:cs="Times New Roman"/>
          <w:sz w:val="21"/>
          <w:szCs w:val="21"/>
        </w:rPr>
        <w:instrText>”</w:instrText>
      </w:r>
      <w:r>
        <w:rPr>
          <w:rFonts w:eastAsia="宋体" w:cs="Times New Roman"/>
          <w:sz w:val="21"/>
          <w:szCs w:val="21"/>
        </w:rPr>
        <w:instrText>储水量保持动态增长</w:instrText>
      </w:r>
      <w:r>
        <w:rPr>
          <w:rFonts w:eastAsia="宋体" w:cs="Times New Roman"/>
          <w:sz w:val="21"/>
          <w:szCs w:val="21"/>
        </w:rPr>
        <w:instrText>&lt;/style&gt;&lt;/title&gt;&lt;/titles&gt;&lt;dates&gt;&lt;year&gt;2024&lt;/year&gt;&lt;/dates&gt;&lt;urls&gt;&lt;related-urls&gt;&lt;url&gt;https://www.gov.cn/yaowen/liebiao/202408/content_6969264.htm&lt;/url&gt;&lt;/related-urls&gt;&lt;/urls&gt;&lt;/record&gt;&lt;/Cite&gt;&lt;/EndNote&gt;</w:instrText>
      </w:r>
      <w:r>
        <w:rPr>
          <w:rFonts w:eastAsia="宋体" w:cs="Times New Roman"/>
          <w:sz w:val="21"/>
          <w:szCs w:val="21"/>
        </w:rPr>
        <w:fldChar w:fldCharType="separate"/>
      </w:r>
      <w:r>
        <w:rPr>
          <w:rFonts w:eastAsia="宋体" w:cs="Times New Roman"/>
          <w:sz w:val="21"/>
          <w:szCs w:val="21"/>
        </w:rPr>
        <w:t>（白少波和杨帆，</w:t>
      </w:r>
      <w:r>
        <w:rPr>
          <w:rFonts w:eastAsia="宋体" w:cs="Times New Roman"/>
          <w:sz w:val="21"/>
          <w:szCs w:val="21"/>
        </w:rPr>
        <w:t>2024</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w:t>
      </w:r>
      <w:r>
        <w:rPr>
          <w:rFonts w:eastAsia="宋体" w:cs="Times New Roman"/>
          <w:sz w:val="21"/>
          <w:szCs w:val="21"/>
        </w:rPr>
        <w:lastRenderedPageBreak/>
        <w:t>青藏高原的水资源养育了</w:t>
      </w:r>
      <w:r>
        <w:rPr>
          <w:rFonts w:eastAsia="宋体" w:cs="Times New Roman"/>
          <w:sz w:val="21"/>
          <w:szCs w:val="21"/>
        </w:rPr>
        <w:t>17</w:t>
      </w:r>
      <w:r>
        <w:rPr>
          <w:rFonts w:eastAsia="宋体" w:cs="Times New Roman"/>
          <w:sz w:val="21"/>
          <w:szCs w:val="21"/>
        </w:rPr>
        <w:t>个国家的</w:t>
      </w:r>
      <w:r>
        <w:rPr>
          <w:rFonts w:eastAsia="宋体" w:cs="Times New Roman"/>
          <w:sz w:val="21"/>
          <w:szCs w:val="21"/>
        </w:rPr>
        <w:t>30</w:t>
      </w:r>
      <w:r>
        <w:rPr>
          <w:rFonts w:eastAsia="宋体" w:cs="Times New Roman"/>
          <w:sz w:val="21"/>
          <w:szCs w:val="21"/>
        </w:rPr>
        <w:t>多亿人口</w:t>
      </w:r>
      <w:r>
        <w:rPr>
          <w:rFonts w:eastAsia="宋体" w:cs="Times New Roman"/>
          <w:sz w:val="21"/>
          <w:szCs w:val="21"/>
        </w:rPr>
        <w:fldChar w:fldCharType="begin"/>
      </w:r>
      <w:r>
        <w:rPr>
          <w:rFonts w:eastAsia="宋体" w:cs="Times New Roman"/>
          <w:sz w:val="21"/>
          <w:szCs w:val="21"/>
        </w:rPr>
        <w:instrText xml:space="preserve"> ADDIN EN.CITE &lt;EndNote&gt;&lt;Cite&gt;&lt;Author&gt;</w:instrText>
      </w:r>
      <w:r>
        <w:rPr>
          <w:rFonts w:eastAsia="宋体" w:cs="Times New Roman"/>
          <w:sz w:val="21"/>
          <w:szCs w:val="21"/>
        </w:rPr>
        <w:instrText>李志斐</w:instrText>
      </w:r>
      <w:r>
        <w:rPr>
          <w:rFonts w:eastAsia="宋体" w:cs="Times New Roman"/>
          <w:sz w:val="21"/>
          <w:szCs w:val="21"/>
        </w:rPr>
        <w:instrText>&lt;/Author&gt;&lt;Year&gt;2018&lt;/Year&gt;&lt;RecNum&gt;1967&lt;/RecNum&gt;&lt;DisplayText&gt;</w:instrText>
      </w:r>
      <w:r>
        <w:rPr>
          <w:rFonts w:eastAsia="宋体" w:cs="Times New Roman"/>
          <w:sz w:val="21"/>
          <w:szCs w:val="21"/>
        </w:rPr>
        <w:instrText>（李志斐，</w:instrText>
      </w:r>
      <w:r>
        <w:rPr>
          <w:rFonts w:eastAsia="宋体" w:cs="Times New Roman"/>
          <w:sz w:val="21"/>
          <w:szCs w:val="21"/>
        </w:rPr>
        <w:instrText>2018</w:instrText>
      </w:r>
      <w:r>
        <w:rPr>
          <w:rFonts w:eastAsia="宋体" w:cs="Times New Roman"/>
          <w:sz w:val="21"/>
          <w:szCs w:val="21"/>
        </w:rPr>
        <w:instrText>）</w:instrText>
      </w:r>
      <w:r>
        <w:rPr>
          <w:rFonts w:eastAsia="宋体" w:cs="Times New Roman"/>
          <w:sz w:val="21"/>
          <w:szCs w:val="21"/>
        </w:rPr>
        <w:instrText>&lt;/DisplayText&gt;&lt;record&gt;&lt;rec-number&gt;1967&lt;/rec-number&gt;&lt;foreign-keys&gt;&lt;key app="EN" db-id="fd2revse6srftkepxr8vfpe6zfred0rt9sdd" timestamp="1738914836"&gt;1967&lt;/key&gt;&lt;/foreign-keys&gt;&lt;ref-type name="</w:instrText>
      </w:r>
      <w:r>
        <w:rPr>
          <w:rFonts w:eastAsia="宋体" w:cs="Times New Roman"/>
          <w:sz w:val="21"/>
          <w:szCs w:val="21"/>
        </w:rPr>
        <w:instrText>中文期刊</w:instrText>
      </w:r>
      <w:r>
        <w:rPr>
          <w:rFonts w:eastAsia="宋体" w:cs="Times New Roman"/>
          <w:sz w:val="21"/>
          <w:szCs w:val="21"/>
        </w:rPr>
        <w:instrText>"&gt;40&lt;/ref-type&gt;&lt;contributors&gt;&lt;authors&gt;&lt;author&gt;&lt;style face="normal" font="default" charset="134" size="100%"&gt;</w:instrText>
      </w:r>
      <w:r>
        <w:rPr>
          <w:rFonts w:eastAsia="宋体" w:cs="Times New Roman"/>
          <w:sz w:val="21"/>
          <w:szCs w:val="21"/>
        </w:rPr>
        <w:instrText>李志斐</w:instrText>
      </w:r>
      <w:r>
        <w:rPr>
          <w:rFonts w:eastAsia="宋体" w:cs="Times New Roman"/>
          <w:sz w:val="21"/>
          <w:szCs w:val="21"/>
        </w:rPr>
        <w:instrText>&lt;/style&gt;&lt;/author&gt;&lt;/authors&gt;&lt;secondary-authors&gt;&lt;author&gt;&lt;style face="normal" font="default" charset="134" size="100%"&gt;</w:instrText>
      </w:r>
      <w:r>
        <w:rPr>
          <w:rFonts w:eastAsia="宋体" w:cs="Times New Roman"/>
          <w:sz w:val="21"/>
          <w:szCs w:val="21"/>
        </w:rPr>
        <w:instrText>李志斐</w:instrText>
      </w:r>
      <w:r>
        <w:rPr>
          <w:rFonts w:eastAsia="宋体" w:cs="Times New Roman"/>
          <w:sz w:val="21"/>
          <w:szCs w:val="21"/>
        </w:rPr>
        <w:instrText>&lt;/style&gt;&lt;/author&gt;&lt;/secondary-authors&gt;&lt;/contributors&gt;&lt;titles&gt;&lt;title&gt;&lt;style face="normal" font="default" charset="134" size="100%"&gt;</w:instrText>
      </w:r>
      <w:r>
        <w:rPr>
          <w:rFonts w:eastAsia="宋体" w:cs="Times New Roman"/>
          <w:sz w:val="21"/>
          <w:szCs w:val="21"/>
        </w:rPr>
        <w:instrText>气候变化对青藏高原水资源安全的影响</w:instrText>
      </w:r>
      <w:r>
        <w:rPr>
          <w:rFonts w:eastAsia="宋体" w:cs="Times New Roman"/>
          <w:sz w:val="21"/>
          <w:szCs w:val="21"/>
        </w:rPr>
        <w:instrText>&lt;/style&gt;&lt;/title&gt;&lt;secondary-title&gt;&lt;style face="normal" font="default" charset="134" size="100%"&gt;</w:instrText>
      </w:r>
      <w:r>
        <w:rPr>
          <w:rFonts w:eastAsia="宋体" w:cs="Times New Roman"/>
          <w:sz w:val="21"/>
          <w:szCs w:val="21"/>
        </w:rPr>
        <w:instrText>国际安全研究</w:instrText>
      </w:r>
      <w:r>
        <w:rPr>
          <w:rFonts w:eastAsia="宋体" w:cs="Times New Roman"/>
          <w:sz w:val="21"/>
          <w:szCs w:val="21"/>
        </w:rPr>
        <w:instrText>&lt;/style&gt;&lt;/secondary-title&gt;&lt;/titles&gt;&lt;pages&gt;42-63&lt;/pages&gt;&lt;volume&gt;36&lt;/volume&gt;&lt;num-vols&gt;3&lt;/num-vols&gt;&lt;dates&gt;&lt;year&gt;2018&lt;/year&gt;&lt;/dates&gt;&lt;urls&gt;&lt;/urls&gt;&lt;/record&gt;&lt;/Cite&gt;&lt;/EndNote&gt;</w:instrText>
      </w:r>
      <w:r>
        <w:rPr>
          <w:rFonts w:eastAsia="宋体" w:cs="Times New Roman"/>
          <w:sz w:val="21"/>
          <w:szCs w:val="21"/>
        </w:rPr>
        <w:fldChar w:fldCharType="separate"/>
      </w:r>
      <w:r>
        <w:rPr>
          <w:rFonts w:eastAsia="宋体" w:cs="Times New Roman"/>
          <w:sz w:val="21"/>
          <w:szCs w:val="21"/>
        </w:rPr>
        <w:t>（李志斐，</w:t>
      </w:r>
      <w:r>
        <w:rPr>
          <w:rFonts w:eastAsia="宋体" w:cs="Times New Roman"/>
          <w:sz w:val="21"/>
          <w:szCs w:val="21"/>
        </w:rPr>
        <w:t>2018</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，在我国乃至亚洲的水安全和生态安全中发挥着至关重要的作用。</w:t>
      </w:r>
    </w:p>
    <w:p w14:paraId="2B67556F" w14:textId="7F54DF12" w:rsidR="00963D58" w:rsidRDefault="00000000">
      <w:pPr>
        <w:spacing w:after="120"/>
        <w:ind w:firstLineChars="200" w:firstLine="420"/>
        <w:rPr>
          <w:rFonts w:eastAsia="宋体" w:cs="Times New Roman"/>
          <w:sz w:val="21"/>
          <w:szCs w:val="21"/>
        </w:rPr>
      </w:pPr>
      <w:r>
        <w:rPr>
          <w:rFonts w:eastAsia="宋体" w:cs="Times New Roman"/>
          <w:sz w:val="21"/>
          <w:szCs w:val="21"/>
        </w:rPr>
        <w:t>20</w:t>
      </w:r>
      <w:r>
        <w:rPr>
          <w:rFonts w:eastAsia="宋体" w:cs="Times New Roman"/>
          <w:sz w:val="21"/>
          <w:szCs w:val="21"/>
        </w:rPr>
        <w:t>世纪</w:t>
      </w:r>
      <w:r>
        <w:rPr>
          <w:rFonts w:eastAsia="宋体" w:cs="Times New Roman"/>
          <w:sz w:val="21"/>
          <w:szCs w:val="21"/>
        </w:rPr>
        <w:t>50</w:t>
      </w:r>
      <w:r>
        <w:rPr>
          <w:rFonts w:eastAsia="宋体" w:cs="Times New Roman"/>
          <w:sz w:val="21"/>
          <w:szCs w:val="21"/>
        </w:rPr>
        <w:t>年代以来，青藏高原气候变化显著，气温上升，降水量增加，青藏高原整体呈现暖湿化趋势</w:t>
      </w:r>
      <w:r>
        <w:rPr>
          <w:rFonts w:eastAsia="宋体" w:cs="Times New Roman"/>
          <w:sz w:val="21"/>
          <w:szCs w:val="21"/>
        </w:rPr>
        <w:fldChar w:fldCharType="begin">
          <w:fldData xml:space="preserve">PEVuZE5vdGU+PENpdGU+PEF1dGhvcj5ZYW88L0F1dGhvcj48WWVhcj4yMDE5PC9ZZWFyPjxSZWNO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</w:fldData>
        </w:fldChar>
      </w:r>
      <w:r>
        <w:rPr>
          <w:rFonts w:eastAsia="宋体" w:cs="Times New Roman"/>
          <w:sz w:val="21"/>
          <w:szCs w:val="21"/>
        </w:rPr>
        <w:instrText xml:space="preserve"> ADDIN EN.CITE </w:instrText>
      </w:r>
      <w:r>
        <w:rPr>
          <w:rFonts w:eastAsia="宋体" w:cs="Times New Roman"/>
          <w:sz w:val="21"/>
          <w:szCs w:val="21"/>
        </w:rPr>
        <w:fldChar w:fldCharType="begin">
          <w:fldData xml:space="preserve">PEVuZE5vdGU+PENpdGU+PEF1dGhvcj5ZYW88L0F1dGhvcj48WWVhcj4yMDE5PC9ZZWFyPjxSZWNO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</w:fldData>
        </w:fldChar>
      </w:r>
      <w:r>
        <w:rPr>
          <w:rFonts w:eastAsia="宋体" w:cs="Times New Roman"/>
          <w:sz w:val="21"/>
          <w:szCs w:val="21"/>
        </w:rPr>
        <w:instrText xml:space="preserve"> ADDIN EN.CITE.DATA </w:instrText>
      </w:r>
      <w:r>
        <w:rPr>
          <w:rFonts w:eastAsia="宋体" w:cs="Times New Roman"/>
          <w:sz w:val="21"/>
          <w:szCs w:val="21"/>
        </w:rPr>
      </w:r>
      <w:r>
        <w:rPr>
          <w:rFonts w:eastAsia="宋体" w:cs="Times New Roman"/>
          <w:sz w:val="21"/>
          <w:szCs w:val="21"/>
        </w:rPr>
        <w:fldChar w:fldCharType="end"/>
      </w:r>
      <w:r>
        <w:rPr>
          <w:rFonts w:eastAsia="宋体" w:cs="Times New Roman"/>
          <w:sz w:val="21"/>
          <w:szCs w:val="21"/>
        </w:rPr>
      </w:r>
      <w:r>
        <w:rPr>
          <w:rFonts w:eastAsia="宋体" w:cs="Times New Roman"/>
          <w:sz w:val="21"/>
          <w:szCs w:val="21"/>
        </w:rPr>
        <w:fldChar w:fldCharType="separate"/>
      </w:r>
      <w:r>
        <w:rPr>
          <w:rFonts w:eastAsia="宋体" w:cs="Times New Roman"/>
          <w:sz w:val="21"/>
          <w:szCs w:val="21"/>
        </w:rPr>
        <w:t>（</w:t>
      </w:r>
      <w:r>
        <w:rPr>
          <w:rFonts w:eastAsia="宋体" w:cs="Times New Roman"/>
          <w:sz w:val="21"/>
          <w:szCs w:val="21"/>
        </w:rPr>
        <w:t>Yao</w:t>
      </w:r>
      <w:r>
        <w:rPr>
          <w:rFonts w:eastAsia="宋体" w:cs="Times New Roman"/>
          <w:sz w:val="21"/>
          <w:szCs w:val="21"/>
        </w:rPr>
        <w:t>等，</w:t>
      </w:r>
      <w:r>
        <w:rPr>
          <w:rFonts w:eastAsia="宋体" w:cs="Times New Roman"/>
          <w:sz w:val="21"/>
          <w:szCs w:val="21"/>
        </w:rPr>
        <w:t>2019</w:t>
      </w:r>
      <w:r>
        <w:rPr>
          <w:rFonts w:eastAsia="宋体" w:cs="Times New Roman"/>
          <w:sz w:val="21"/>
          <w:szCs w:val="21"/>
        </w:rPr>
        <w:t>；张梦娇等，</w:t>
      </w:r>
      <w:r>
        <w:rPr>
          <w:rFonts w:eastAsia="宋体" w:cs="Times New Roman"/>
          <w:sz w:val="21"/>
          <w:szCs w:val="21"/>
        </w:rPr>
        <w:t>2024</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w:t>
      </w:r>
      <w:r>
        <w:rPr>
          <w:rFonts w:eastAsia="宋体" w:cs="Times New Roman"/>
          <w:sz w:val="21"/>
          <w:szCs w:val="21"/>
        </w:rPr>
        <w:t>1961~2021</w:t>
      </w:r>
      <w:r>
        <w:rPr>
          <w:rFonts w:eastAsia="宋体" w:cs="Times New Roman"/>
          <w:sz w:val="21"/>
          <w:szCs w:val="21"/>
        </w:rPr>
        <w:t>年，青藏高原的年均气温每十年上升</w:t>
      </w:r>
      <w:r>
        <w:rPr>
          <w:rFonts w:eastAsia="宋体" w:cs="Times New Roman"/>
          <w:sz w:val="21"/>
          <w:szCs w:val="21"/>
        </w:rPr>
        <w:t>0.33℃</w:t>
      </w:r>
      <w:r>
        <w:rPr>
          <w:rFonts w:eastAsia="宋体" w:cs="Times New Roman"/>
          <w:sz w:val="21"/>
          <w:szCs w:val="21"/>
        </w:rPr>
        <w:t>，</w:t>
      </w:r>
      <w:del w:id="15" w:author="Zhongrui Ning" w:date="2025-11-30T17:13:00Z" w16du:dateUtc="2025-11-30T09:13:00Z">
        <w:r w:rsidDel="00BE7A60">
          <w:rPr>
            <w:rFonts w:eastAsia="宋体" w:cs="Times New Roman" w:hint="eastAsia"/>
            <w:sz w:val="21"/>
            <w:szCs w:val="21"/>
          </w:rPr>
          <w:delText>超过全球同期气温变化率的</w:delText>
        </w:r>
        <w:r w:rsidDel="00BE7A60">
          <w:rPr>
            <w:rFonts w:eastAsia="宋体" w:cs="Times New Roman" w:hint="eastAsia"/>
            <w:sz w:val="21"/>
            <w:szCs w:val="21"/>
          </w:rPr>
          <w:delText>2</w:delText>
        </w:r>
        <w:r w:rsidDel="00BE7A60">
          <w:rPr>
            <w:rFonts w:eastAsia="宋体" w:cs="Times New Roman" w:hint="eastAsia"/>
            <w:sz w:val="21"/>
            <w:szCs w:val="21"/>
          </w:rPr>
          <w:delText>倍</w:delText>
        </w:r>
      </w:del>
      <w:ins w:id="16" w:author="Zhongrui Ning" w:date="2025-11-30T17:13:00Z" w16du:dateUtc="2025-11-30T09:13:00Z">
        <w:r w:rsidR="00BE7A60">
          <w:rPr>
            <w:rFonts w:eastAsia="宋体" w:cs="Times New Roman" w:hint="eastAsia"/>
            <w:sz w:val="21"/>
            <w:szCs w:val="21"/>
          </w:rPr>
          <w:t>高于全球</w:t>
        </w:r>
      </w:ins>
      <w:ins w:id="17" w:author="Zhongrui Ning" w:date="2025-11-30T17:14:00Z" w16du:dateUtc="2025-11-30T09:14:00Z">
        <w:r w:rsidR="00BE7A60">
          <w:rPr>
            <w:rFonts w:eastAsia="宋体" w:cs="Times New Roman" w:hint="eastAsia"/>
            <w:sz w:val="21"/>
            <w:szCs w:val="21"/>
          </w:rPr>
          <w:t>平均气温升高水平</w:t>
        </w:r>
      </w:ins>
      <w:r>
        <w:rPr>
          <w:rFonts w:eastAsia="宋体" w:cs="Times New Roman"/>
          <w:sz w:val="21"/>
          <w:szCs w:val="21"/>
        </w:rPr>
        <w:t>，年降水量每十年增加</w:t>
      </w:r>
      <w:r>
        <w:rPr>
          <w:rFonts w:eastAsia="宋体" w:cs="Times New Roman"/>
          <w:sz w:val="21"/>
          <w:szCs w:val="21"/>
        </w:rPr>
        <w:t>8.63mm</w:t>
      </w:r>
      <w:r>
        <w:rPr>
          <w:rFonts w:eastAsia="宋体" w:cs="Times New Roman"/>
          <w:sz w:val="21"/>
          <w:szCs w:val="21"/>
        </w:rPr>
        <w:fldChar w:fldCharType="begin">
          <w:fldData xml:space="preserve">PEVuZE5vdGU+PENpdGU+PEF1dGhvcj7lkajnp4nojaM8L0F1dGhvcj48WWVhcj4yMDI0PC9ZZWFy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</w:fldData>
        </w:fldChar>
      </w:r>
      <w:r>
        <w:rPr>
          <w:rFonts w:eastAsia="宋体" w:cs="Times New Roman"/>
          <w:sz w:val="21"/>
          <w:szCs w:val="21"/>
        </w:rPr>
        <w:instrText xml:space="preserve"> ADDIN EN.CITE </w:instrText>
      </w:r>
      <w:r>
        <w:rPr>
          <w:rFonts w:eastAsia="宋体" w:cs="Times New Roman"/>
          <w:sz w:val="21"/>
          <w:szCs w:val="21"/>
        </w:rPr>
        <w:fldChar w:fldCharType="begin">
          <w:fldData xml:space="preserve">PEVuZE5vdGU+PENpdGU+PEF1dGhvcj7lkajnp4nojaM8L0F1dGhvcj48WWVhcj4yMDI0PC9ZZWFy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</w:fldData>
        </w:fldChar>
      </w:r>
      <w:r>
        <w:rPr>
          <w:rFonts w:eastAsia="宋体" w:cs="Times New Roman"/>
          <w:sz w:val="21"/>
          <w:szCs w:val="21"/>
        </w:rPr>
        <w:instrText xml:space="preserve"> ADDIN EN.CITE.DATA </w:instrText>
      </w:r>
      <w:r>
        <w:rPr>
          <w:rFonts w:eastAsia="宋体" w:cs="Times New Roman"/>
          <w:sz w:val="21"/>
          <w:szCs w:val="21"/>
        </w:rPr>
      </w:r>
      <w:r>
        <w:rPr>
          <w:rFonts w:eastAsia="宋体" w:cs="Times New Roman"/>
          <w:sz w:val="21"/>
          <w:szCs w:val="21"/>
        </w:rPr>
        <w:fldChar w:fldCharType="end"/>
      </w:r>
      <w:r>
        <w:rPr>
          <w:rFonts w:eastAsia="宋体" w:cs="Times New Roman"/>
          <w:sz w:val="21"/>
          <w:szCs w:val="21"/>
        </w:rPr>
      </w:r>
      <w:r>
        <w:rPr>
          <w:rFonts w:eastAsia="宋体" w:cs="Times New Roman"/>
          <w:sz w:val="21"/>
          <w:szCs w:val="21"/>
        </w:rPr>
        <w:fldChar w:fldCharType="separate"/>
      </w:r>
      <w:r>
        <w:rPr>
          <w:rFonts w:eastAsia="宋体" w:cs="Times New Roman"/>
          <w:sz w:val="21"/>
          <w:szCs w:val="21"/>
        </w:rPr>
        <w:t>（周秉荣等，</w:t>
      </w:r>
      <w:r>
        <w:rPr>
          <w:rFonts w:eastAsia="宋体" w:cs="Times New Roman"/>
          <w:sz w:val="21"/>
          <w:szCs w:val="21"/>
        </w:rPr>
        <w:t>2024</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。尤其是</w:t>
      </w:r>
      <w:r>
        <w:rPr>
          <w:rFonts w:eastAsia="宋体" w:cs="Times New Roman"/>
          <w:sz w:val="21"/>
          <w:szCs w:val="21"/>
        </w:rPr>
        <w:t>20</w:t>
      </w:r>
      <w:r>
        <w:rPr>
          <w:rFonts w:eastAsia="宋体" w:cs="Times New Roman"/>
          <w:sz w:val="21"/>
          <w:szCs w:val="21"/>
        </w:rPr>
        <w:t>世纪</w:t>
      </w:r>
      <w:r>
        <w:rPr>
          <w:rFonts w:eastAsia="宋体" w:cs="Times New Roman"/>
          <w:sz w:val="21"/>
          <w:szCs w:val="21"/>
        </w:rPr>
        <w:t>80</w:t>
      </w:r>
      <w:r>
        <w:rPr>
          <w:rFonts w:eastAsia="宋体" w:cs="Times New Roman"/>
          <w:sz w:val="21"/>
          <w:szCs w:val="21"/>
        </w:rPr>
        <w:t>年代以来，青藏高原的气温变化率不仅明显高于全球平均水平，而且高于全球其他高山区同期水平。气候变暖对青藏高原的冰冻圈产生了极为不利的影响，包括冰川退缩、积雪覆盖减少、冻土退化、活动层增厚等，并直接或间接对青藏高原的水文循环和水资源状况产生了深远影响。</w:t>
      </w:r>
    </w:p>
    <w:p w14:paraId="3645493C"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在气候变暖背景下，青藏高原的冰川、积雪等固态水体快速减少</w:t>
      </w:r>
      <w:r>
        <w:rPr>
          <w:rFonts w:eastAsia="宋体" w:cs="Times New Roman"/>
          <w:sz w:val="21"/>
          <w:szCs w:val="21"/>
        </w:rPr>
        <w:fldChar w:fldCharType="begin">
          <w:fldData xml:space="preserve">PEVuZE5vdGU+PENpdGU+PEF1dGhvcj7ovpvmg6DlqJ88L0F1dGhvcj48WWVhcj4yMDEzPC9ZZWFy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</w:fldData>
        </w:fldChar>
      </w:r>
      <w:r>
        <w:rPr>
          <w:rFonts w:eastAsia="宋体" w:cs="Times New Roman"/>
          <w:sz w:val="21"/>
          <w:szCs w:val="21"/>
        </w:rPr>
        <w:instrText xml:space="preserve"> ADDIN EN.CITE </w:instrText>
      </w:r>
      <w:r>
        <w:rPr>
          <w:rFonts w:eastAsia="宋体" w:cs="Times New Roman"/>
          <w:sz w:val="21"/>
          <w:szCs w:val="21"/>
        </w:rPr>
        <w:fldChar w:fldCharType="begin">
          <w:fldData xml:space="preserve">PEVuZE5vdGU+PENpdGU+PEF1dGhvcj7ovpvmg6DlqJ88L0F1dGhvcj48WWVhcj4yMDEzPC9ZZWFy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</w:fldData>
        </w:fldChar>
      </w:r>
      <w:r>
        <w:rPr>
          <w:rFonts w:eastAsia="宋体" w:cs="Times New Roman"/>
          <w:sz w:val="21"/>
          <w:szCs w:val="21"/>
        </w:rPr>
        <w:instrText xml:space="preserve"> ADDIN EN.CITE.DATA </w:instrText>
      </w:r>
      <w:r>
        <w:rPr>
          <w:rFonts w:eastAsia="宋体" w:cs="Times New Roman"/>
          <w:sz w:val="21"/>
          <w:szCs w:val="21"/>
        </w:rPr>
      </w:r>
      <w:r>
        <w:rPr>
          <w:rFonts w:eastAsia="宋体" w:cs="Times New Roman"/>
          <w:sz w:val="21"/>
          <w:szCs w:val="21"/>
        </w:rPr>
        <w:fldChar w:fldCharType="end"/>
      </w:r>
      <w:r>
        <w:rPr>
          <w:rFonts w:eastAsia="宋体" w:cs="Times New Roman"/>
          <w:sz w:val="21"/>
          <w:szCs w:val="21"/>
        </w:rPr>
      </w:r>
      <w:r>
        <w:rPr>
          <w:rFonts w:eastAsia="宋体" w:cs="Times New Roman"/>
          <w:sz w:val="21"/>
          <w:szCs w:val="21"/>
        </w:rPr>
        <w:fldChar w:fldCharType="separate"/>
      </w:r>
      <w:r>
        <w:rPr>
          <w:rFonts w:eastAsia="宋体" w:cs="Times New Roman"/>
          <w:sz w:val="21"/>
          <w:szCs w:val="21"/>
        </w:rPr>
        <w:t>（辛惠娟等，</w:t>
      </w:r>
      <w:r>
        <w:rPr>
          <w:rFonts w:eastAsia="宋体" w:cs="Times New Roman"/>
          <w:sz w:val="21"/>
          <w:szCs w:val="21"/>
        </w:rPr>
        <w:t>2013</w:t>
      </w:r>
      <w:r>
        <w:rPr>
          <w:rFonts w:eastAsia="宋体" w:cs="Times New Roman"/>
          <w:sz w:val="21"/>
          <w:szCs w:val="21"/>
        </w:rPr>
        <w:t>；张其兵等，</w:t>
      </w:r>
      <w:r>
        <w:rPr>
          <w:rFonts w:eastAsia="宋体" w:cs="Times New Roman"/>
          <w:sz w:val="21"/>
          <w:szCs w:val="21"/>
        </w:rPr>
        <w:t>2016</w:t>
      </w:r>
      <w:r>
        <w:rPr>
          <w:rFonts w:eastAsia="宋体" w:cs="Times New Roman"/>
          <w:sz w:val="21"/>
          <w:szCs w:val="21"/>
        </w:rPr>
        <w:t>；段克勤等，</w:t>
      </w:r>
      <w:r>
        <w:rPr>
          <w:rFonts w:eastAsia="宋体" w:cs="Times New Roman"/>
          <w:sz w:val="21"/>
          <w:szCs w:val="21"/>
        </w:rPr>
        <w:t>2017</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，而河流、湖泊等液态水体不断增加，青藏高原整体表现出固态和液态水失衡状态。例如：</w:t>
      </w:r>
      <w:r>
        <w:rPr>
          <w:rFonts w:eastAsia="宋体" w:cs="Times New Roman"/>
          <w:sz w:val="21"/>
          <w:szCs w:val="21"/>
        </w:rPr>
        <w:t>2014~2016</w:t>
      </w:r>
      <w:r>
        <w:rPr>
          <w:rFonts w:eastAsia="宋体" w:cs="Times New Roman"/>
          <w:sz w:val="21"/>
          <w:szCs w:val="21"/>
        </w:rPr>
        <w:t>年，西藏阿里地区狮泉河上游的大、小昂龙冰川分别以每年</w:t>
      </w:r>
      <w:r>
        <w:rPr>
          <w:rFonts w:eastAsia="宋体" w:cs="Times New Roman"/>
          <w:sz w:val="21"/>
          <w:szCs w:val="21"/>
        </w:rPr>
        <w:t>72mm w. e.</w:t>
      </w:r>
      <w:r>
        <w:rPr>
          <w:rFonts w:eastAsia="宋体" w:cs="Times New Roman"/>
          <w:sz w:val="21"/>
          <w:szCs w:val="21"/>
        </w:rPr>
        <w:t>和</w:t>
      </w:r>
      <w:r>
        <w:rPr>
          <w:rFonts w:eastAsia="宋体" w:cs="Times New Roman"/>
          <w:sz w:val="21"/>
          <w:szCs w:val="21"/>
        </w:rPr>
        <w:t>219mm w. e.</w:t>
      </w:r>
      <w:r>
        <w:rPr>
          <w:rFonts w:eastAsia="宋体" w:cs="Times New Roman"/>
          <w:sz w:val="21"/>
          <w:szCs w:val="21"/>
        </w:rPr>
        <w:t>的速率减薄，小昂龙冰川在三年内平均每年退缩</w:t>
      </w:r>
      <w:r>
        <w:rPr>
          <w:rFonts w:eastAsia="宋体" w:cs="Times New Roman"/>
          <w:sz w:val="21"/>
          <w:szCs w:val="21"/>
        </w:rPr>
        <w:t>11.5m</w:t>
      </w:r>
      <w:r>
        <w:rPr>
          <w:rFonts w:eastAsia="宋体" w:cs="Times New Roman"/>
          <w:sz w:val="21"/>
          <w:szCs w:val="21"/>
        </w:rPr>
        <w:fldChar w:fldCharType="begin"/>
      </w:r>
      <w:r>
        <w:rPr>
          <w:rFonts w:eastAsia="宋体" w:cs="Times New Roman"/>
          <w:sz w:val="21"/>
          <w:szCs w:val="21"/>
        </w:rPr>
        <w:instrText xml:space="preserve"> ADDIN EN.CITE &lt;EndNote&gt;&lt;Cite&gt;&lt;Author&gt;</w:instrText>
      </w:r>
      <w:r>
        <w:rPr>
          <w:rFonts w:eastAsia="宋体" w:cs="Times New Roman"/>
          <w:sz w:val="21"/>
          <w:szCs w:val="21"/>
        </w:rPr>
        <w:instrText>陈艳辉</w:instrText>
      </w:r>
      <w:r>
        <w:rPr>
          <w:rFonts w:eastAsia="宋体" w:cs="Times New Roman"/>
          <w:sz w:val="21"/>
          <w:szCs w:val="21"/>
        </w:rPr>
        <w:instrText>&lt;/Author&gt;&lt;Year&gt;2021&lt;/Year&gt;&lt;RecNum&gt;1972&lt;/RecNum&gt;&lt;DisplayText&gt;</w:instrText>
      </w:r>
      <w:r>
        <w:rPr>
          <w:rFonts w:eastAsia="宋体" w:cs="Times New Roman"/>
          <w:sz w:val="21"/>
          <w:szCs w:val="21"/>
        </w:rPr>
        <w:instrText>（陈艳辉等，</w:instrText>
      </w:r>
      <w:r>
        <w:rPr>
          <w:rFonts w:eastAsia="宋体" w:cs="Times New Roman"/>
          <w:sz w:val="21"/>
          <w:szCs w:val="21"/>
        </w:rPr>
        <w:instrText>2021</w:instrText>
      </w:r>
      <w:r>
        <w:rPr>
          <w:rFonts w:eastAsia="宋体" w:cs="Times New Roman"/>
          <w:sz w:val="21"/>
          <w:szCs w:val="21"/>
        </w:rPr>
        <w:instrText>）</w:instrText>
      </w:r>
      <w:r>
        <w:rPr>
          <w:rFonts w:eastAsia="宋体" w:cs="Times New Roman"/>
          <w:sz w:val="21"/>
          <w:szCs w:val="21"/>
        </w:rPr>
        <w:instrText>&lt;/DisplayText&gt;&lt;record&gt;&lt;rec-number&gt;1972&lt;/rec-number&gt;&lt;foreign-keys&gt;&lt;key app="EN" db-id="fd2revse6srftkepxr8vfpe6zfred0rt9sdd" timestamp="1738924597"&gt;1972&lt;/key&gt;&lt;/foreign-keys&gt;&lt;ref-type name="</w:instrText>
      </w:r>
      <w:r>
        <w:rPr>
          <w:rFonts w:eastAsia="宋体" w:cs="Times New Roman"/>
          <w:sz w:val="21"/>
          <w:szCs w:val="21"/>
        </w:rPr>
        <w:instrText>中文期刊</w:instrText>
      </w:r>
      <w:r>
        <w:rPr>
          <w:rFonts w:eastAsia="宋体" w:cs="Times New Roman"/>
          <w:sz w:val="21"/>
          <w:szCs w:val="21"/>
        </w:rPr>
        <w:instrText>"&gt;40&lt;/ref-type&gt;&lt;contributors&gt;&lt;authors&gt;&lt;author&gt;&lt;style face="normal" font="default" charset="134" size="100%"&gt;</w:instrText>
      </w:r>
      <w:r>
        <w:rPr>
          <w:rFonts w:eastAsia="宋体" w:cs="Times New Roman"/>
          <w:sz w:val="21"/>
          <w:szCs w:val="21"/>
        </w:rPr>
        <w:instrText>陈艳辉</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田立德</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宗继彪</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朱大运</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汪诚</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靳胜强</w:instrText>
      </w:r>
      <w:r>
        <w:rPr>
          <w:rFonts w:eastAsia="宋体" w:cs="Times New Roman"/>
          <w:sz w:val="21"/>
          <w:szCs w:val="21"/>
        </w:rPr>
        <w:instrText>&lt;/style&gt;&lt;/author&gt;&lt;/authors&gt;&lt;secondary-authors&gt;&lt;author&gt;&lt;style face="normal" font="default" charset="134" size="100%"&gt;</w:instrText>
      </w:r>
      <w:r>
        <w:rPr>
          <w:rFonts w:eastAsia="宋体" w:cs="Times New Roman"/>
          <w:sz w:val="21"/>
          <w:szCs w:val="21"/>
        </w:rPr>
        <w:instrText>陈艳辉</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田立德</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宗继彪</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朱大运</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汪诚</w:instrText>
      </w:r>
      <w:r>
        <w:rPr>
          <w:rFonts w:eastAsia="宋体" w:cs="Times New Roman"/>
          <w:sz w:val="21"/>
          <w:szCs w:val="21"/>
        </w:rPr>
        <w:instrText>&lt;/style&gt;&lt;/author&gt;&lt;author&gt;&lt;style face="normal" font="default" charset="134" size="100%"&gt;</w:instrText>
      </w:r>
      <w:r>
        <w:rPr>
          <w:rFonts w:eastAsia="宋体" w:cs="Times New Roman"/>
          <w:sz w:val="21"/>
          <w:szCs w:val="21"/>
        </w:rPr>
        <w:instrText>靳胜强</w:instrText>
      </w:r>
      <w:r>
        <w:rPr>
          <w:rFonts w:eastAsia="宋体" w:cs="Times New Roman"/>
          <w:sz w:val="21"/>
          <w:szCs w:val="21"/>
        </w:rPr>
        <w:instrText>&lt;/style&gt;&lt;/author&gt;&lt;/secondary-authors&gt;&lt;/contributors&gt;&lt;titles&gt;&lt;title&gt;&lt;style face="normal" font="default" charset="134" size="100%"&gt;</w:instrText>
      </w:r>
      <w:r>
        <w:rPr>
          <w:rFonts w:eastAsia="宋体" w:cs="Times New Roman"/>
          <w:sz w:val="21"/>
          <w:szCs w:val="21"/>
        </w:rPr>
        <w:instrText>西藏阿里地区大、小昂龙冰川变化观测研究</w:instrText>
      </w:r>
      <w:r>
        <w:rPr>
          <w:rFonts w:eastAsia="宋体" w:cs="Times New Roman"/>
          <w:sz w:val="21"/>
          <w:szCs w:val="21"/>
        </w:rPr>
        <w:instrText>&lt;/style&gt;&lt;/title&gt;&lt;secondary-title&gt;&lt;style face="normal" font="default" charset="134" size="100%"&gt;</w:instrText>
      </w:r>
      <w:r>
        <w:rPr>
          <w:rFonts w:eastAsia="宋体" w:cs="Times New Roman"/>
          <w:sz w:val="21"/>
          <w:szCs w:val="21"/>
        </w:rPr>
        <w:instrText>冰川冻土</w:instrText>
      </w:r>
      <w:r>
        <w:rPr>
          <w:rFonts w:eastAsia="宋体" w:cs="Times New Roman"/>
          <w:sz w:val="21"/>
          <w:szCs w:val="21"/>
        </w:rPr>
        <w:instrText>&lt;/style&gt;&lt;/secondary-title&gt;&lt;/titles&gt;&lt;pages&gt;14-23&lt;/pages&gt;&lt;volume&gt;43&lt;/volume&gt;&lt;num-vols&gt;1&lt;/num-vols&gt;&lt;dates&gt;&lt;year&gt;2021&lt;/year&gt;&lt;/dates&gt;&lt;urls&gt;&lt;/urls&gt;&lt;/record&gt;&lt;/Cite&gt;&lt;/EndNote&gt;</w:instrText>
      </w:r>
      <w:r>
        <w:rPr>
          <w:rFonts w:eastAsia="宋体" w:cs="Times New Roman"/>
          <w:sz w:val="21"/>
          <w:szCs w:val="21"/>
        </w:rPr>
        <w:fldChar w:fldCharType="separate"/>
      </w:r>
      <w:r>
        <w:rPr>
          <w:rFonts w:eastAsia="宋体" w:cs="Times New Roman"/>
          <w:sz w:val="21"/>
          <w:szCs w:val="21"/>
        </w:rPr>
        <w:t>（陈艳辉等，</w:t>
      </w:r>
      <w:r>
        <w:rPr>
          <w:rFonts w:eastAsia="宋体" w:cs="Times New Roman"/>
          <w:sz w:val="21"/>
          <w:szCs w:val="21"/>
        </w:rPr>
        <w:t>2021</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w:t>
      </w:r>
      <w:r>
        <w:rPr>
          <w:rFonts w:eastAsia="宋体" w:cs="Times New Roman"/>
          <w:sz w:val="21"/>
          <w:szCs w:val="21"/>
        </w:rPr>
        <w:t>1999~2015</w:t>
      </w:r>
      <w:r>
        <w:rPr>
          <w:rFonts w:eastAsia="宋体" w:cs="Times New Roman"/>
          <w:sz w:val="21"/>
          <w:szCs w:val="21"/>
        </w:rPr>
        <w:t>年，由于气温上升和降水减少，念青唐古拉山冰川呈现退缩趋势，冰川总面积减少了</w:t>
      </w:r>
      <w:r>
        <w:rPr>
          <w:rFonts w:eastAsia="宋体" w:cs="Times New Roman"/>
          <w:sz w:val="21"/>
          <w:szCs w:val="21"/>
        </w:rPr>
        <w:t>56.32km</w:t>
      </w:r>
      <w:r w:rsidRPr="00BE7A60">
        <w:rPr>
          <w:rFonts w:eastAsia="宋体" w:cs="Times New Roman"/>
          <w:sz w:val="21"/>
          <w:szCs w:val="21"/>
          <w:vertAlign w:val="superscript"/>
          <w:rPrChange w:id="18" w:author="Zhongrui Ning" w:date="2025-11-30T17:14:00Z" w16du:dateUtc="2025-11-30T09:14:00Z">
            <w:rPr>
              <w:rFonts w:eastAsia="宋体" w:cs="Times New Roman"/>
              <w:sz w:val="21"/>
              <w:szCs w:val="21"/>
            </w:rPr>
          </w:rPrChange>
        </w:rPr>
        <w:t>2</w:t>
      </w:r>
      <w:r>
        <w:rPr>
          <w:rFonts w:eastAsia="宋体" w:cs="Times New Roman"/>
          <w:sz w:val="21"/>
          <w:szCs w:val="21"/>
        </w:rPr>
        <w:fldChar w:fldCharType="begin">
          <w:fldData xml:space="preserve">PEVuZE5vdGU+PENpdGU+PEF1dGhvcj7lronlm73oi7E8L0F1dGhvcj48WWVhcj4yMDE5PC9ZZWFy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</w:fldData>
        </w:fldChar>
      </w:r>
      <w:r>
        <w:rPr>
          <w:rFonts w:eastAsia="宋体" w:cs="Times New Roman"/>
          <w:sz w:val="21"/>
          <w:szCs w:val="21"/>
        </w:rPr>
        <w:instrText xml:space="preserve"> ADDIN EN.CITE </w:instrText>
      </w:r>
      <w:r>
        <w:rPr>
          <w:rFonts w:eastAsia="宋体" w:cs="Times New Roman"/>
          <w:sz w:val="21"/>
          <w:szCs w:val="21"/>
        </w:rPr>
        <w:fldChar w:fldCharType="begin">
          <w:fldData xml:space="preserve">PEVuZE5vdGU+PENpdGU+PEF1dGhvcj7lronlm73oi7E8L0F1dGhvcj48WWVhcj4yMDE5PC9ZZWFy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</w:fldData>
        </w:fldChar>
      </w:r>
      <w:r>
        <w:rPr>
          <w:rFonts w:eastAsia="宋体" w:cs="Times New Roman"/>
          <w:sz w:val="21"/>
          <w:szCs w:val="21"/>
        </w:rPr>
        <w:instrText xml:space="preserve"> ADDIN EN.CITE.DATA </w:instrText>
      </w:r>
      <w:r>
        <w:rPr>
          <w:rFonts w:eastAsia="宋体" w:cs="Times New Roman"/>
          <w:sz w:val="21"/>
          <w:szCs w:val="21"/>
        </w:rPr>
      </w:r>
      <w:r>
        <w:rPr>
          <w:rFonts w:eastAsia="宋体" w:cs="Times New Roman"/>
          <w:sz w:val="21"/>
          <w:szCs w:val="21"/>
        </w:rPr>
        <w:fldChar w:fldCharType="end"/>
      </w:r>
      <w:r>
        <w:rPr>
          <w:rFonts w:eastAsia="宋体" w:cs="Times New Roman"/>
          <w:sz w:val="21"/>
          <w:szCs w:val="21"/>
        </w:rPr>
      </w:r>
      <w:r>
        <w:rPr>
          <w:rFonts w:eastAsia="宋体" w:cs="Times New Roman"/>
          <w:sz w:val="21"/>
          <w:szCs w:val="21"/>
        </w:rPr>
        <w:fldChar w:fldCharType="separate"/>
      </w:r>
      <w:r>
        <w:rPr>
          <w:rFonts w:eastAsia="宋体" w:cs="Times New Roman"/>
          <w:sz w:val="21"/>
          <w:szCs w:val="21"/>
        </w:rPr>
        <w:t>（安国英等，</w:t>
      </w:r>
      <w:r>
        <w:rPr>
          <w:rFonts w:eastAsia="宋体" w:cs="Times New Roman"/>
          <w:sz w:val="21"/>
          <w:szCs w:val="21"/>
        </w:rPr>
        <w:t>2019</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。冰川是重要的淡水资源赋存形式，由于冰川快速消融，</w:t>
      </w:r>
      <w:r>
        <w:rPr>
          <w:rFonts w:eastAsia="宋体" w:cs="Times New Roman"/>
          <w:sz w:val="21"/>
          <w:szCs w:val="21"/>
        </w:rPr>
        <w:t>2002~2017</w:t>
      </w:r>
      <w:r>
        <w:rPr>
          <w:rFonts w:eastAsia="宋体" w:cs="Times New Roman"/>
          <w:sz w:val="21"/>
          <w:szCs w:val="21"/>
        </w:rPr>
        <w:t>年青藏高原陆地水储量正以每年约</w:t>
      </w:r>
      <w:r>
        <w:rPr>
          <w:rFonts w:eastAsia="宋体" w:cs="Times New Roman"/>
          <w:sz w:val="21"/>
          <w:szCs w:val="21"/>
        </w:rPr>
        <w:t>100</w:t>
      </w:r>
      <w:r>
        <w:rPr>
          <w:rFonts w:eastAsia="宋体" w:cs="Times New Roman"/>
          <w:sz w:val="21"/>
          <w:szCs w:val="21"/>
        </w:rPr>
        <w:t>亿</w:t>
      </w:r>
      <w:r>
        <w:rPr>
          <w:rFonts w:eastAsia="宋体" w:cs="Times New Roman"/>
          <w:sz w:val="21"/>
          <w:szCs w:val="21"/>
        </w:rPr>
        <w:t>m</w:t>
      </w:r>
      <w:r w:rsidRPr="00BE7A60">
        <w:rPr>
          <w:rFonts w:eastAsia="宋体" w:cs="Times New Roman"/>
          <w:sz w:val="21"/>
          <w:szCs w:val="21"/>
          <w:vertAlign w:val="superscript"/>
          <w:rPrChange w:id="19" w:author="Zhongrui Ning" w:date="2025-11-30T17:14:00Z" w16du:dateUtc="2025-11-30T09:14:00Z">
            <w:rPr>
              <w:rFonts w:eastAsia="宋体" w:cs="Times New Roman"/>
              <w:sz w:val="21"/>
              <w:szCs w:val="21"/>
            </w:rPr>
          </w:rPrChange>
        </w:rPr>
        <w:t>3</w:t>
      </w:r>
      <w:r>
        <w:rPr>
          <w:rFonts w:eastAsia="宋体" w:cs="Times New Roman"/>
          <w:sz w:val="21"/>
          <w:szCs w:val="21"/>
        </w:rPr>
        <w:t>的速度减少</w:t>
      </w:r>
      <w:r>
        <w:rPr>
          <w:rFonts w:eastAsia="宋体" w:cs="Times New Roman"/>
          <w:sz w:val="21"/>
          <w:szCs w:val="21"/>
        </w:rPr>
        <w:fldChar w:fldCharType="begin"/>
      </w:r>
      <w:r>
        <w:rPr>
          <w:rFonts w:eastAsia="宋体" w:cs="Times New Roman"/>
          <w:sz w:val="21"/>
          <w:szCs w:val="21"/>
        </w:rPr>
        <w:instrText xml:space="preserve"> ADDIN EN.CITE &lt;EndNote&gt;&lt;Cite&gt;&lt;Author&gt;Li&lt;/Author&gt;&lt;Year&gt;2022&lt;/Year&gt;&lt;RecNum&gt;1968&lt;/RecNum&gt;&lt;DisplayText&gt;</w:instrText>
      </w:r>
      <w:r>
        <w:rPr>
          <w:rFonts w:eastAsia="宋体" w:cs="Times New Roman"/>
          <w:sz w:val="21"/>
          <w:szCs w:val="21"/>
        </w:rPr>
        <w:instrText>（</w:instrText>
      </w:r>
      <w:r>
        <w:rPr>
          <w:rFonts w:eastAsia="宋体" w:cs="Times New Roman"/>
          <w:sz w:val="21"/>
          <w:szCs w:val="21"/>
        </w:rPr>
        <w:instrText>Li</w:instrText>
      </w:r>
      <w:r>
        <w:rPr>
          <w:rFonts w:eastAsia="宋体" w:cs="Times New Roman"/>
          <w:sz w:val="21"/>
          <w:szCs w:val="21"/>
        </w:rPr>
        <w:instrText>等，</w:instrText>
      </w:r>
      <w:r>
        <w:rPr>
          <w:rFonts w:eastAsia="宋体" w:cs="Times New Roman"/>
          <w:sz w:val="21"/>
          <w:szCs w:val="21"/>
        </w:rPr>
        <w:instrText>2022</w:instrText>
      </w:r>
      <w:r>
        <w:rPr>
          <w:rFonts w:eastAsia="宋体" w:cs="Times New Roman"/>
          <w:sz w:val="21"/>
          <w:szCs w:val="21"/>
        </w:rPr>
        <w:instrText>）</w:instrText>
      </w:r>
      <w:r>
        <w:rPr>
          <w:rFonts w:eastAsia="宋体" w:cs="Times New Roman"/>
          <w:sz w:val="21"/>
          <w:szCs w:val="21"/>
        </w:rPr>
        <w:instrText>&lt;/DisplayText&gt;&lt;record&gt;&lt;rec-number&gt;1968&lt;/rec-number&gt;&lt;foreign-keys&gt;&lt;key app="EN" db-id="fd2revse6srftkepxr8vfpe6zfred0rt9sdd" timestamp="1738920891"&gt;1968&lt;/key&gt;&lt;/foreign-keys&gt;&lt;ref-type name="Journal Article"&gt;17&lt;/ref-type&gt;&lt;contributors&gt;&lt;authors&gt;&lt;author&gt;Li, Xueying&lt;/author&gt;&lt;author&gt;Long, Di&lt;/author&gt;&lt;author&gt;Scanlon, Bridget R.&lt;/author&gt;&lt;author&gt;Mann, Michael E.&lt;/author&gt;&lt;author&gt;Li, Xingdong&lt;/author&gt;&lt;author&gt;Tian, Fuqiang&lt;/author&gt;&lt;author&gt;Sun, Zhangli&lt;/author&gt;&lt;author&gt;Wang, Guangqian&lt;/author&gt;&lt;/authors&gt;&lt;/contributors&gt;&lt;titles&gt;&lt;title&gt;Climate change threatens terrestrial water storage over the Tibetan Plateau&lt;/title&gt;&lt;secondary-title&gt;Nature Climate Change&lt;/secondary-title&gt;&lt;/titles&gt;&lt;periodical&gt;&lt;full-title&gt;Nature Climate Change&lt;/full-title&gt;&lt;/periodical&gt;&lt;pages&gt;801-807&lt;/pages&gt;&lt;volume&gt;12&lt;/volume&gt;&lt;number&gt;9&lt;/number&gt;&lt;dates&gt;&lt;year&gt;2022&lt;/year&gt;&lt;pub-dates&gt;&lt;date&gt;2022/09/01&lt;/date&gt;&lt;/pub-dates&gt;&lt;/dates&gt;&lt;isbn&gt;1758-6798&lt;/isbn&gt;&lt;urls&gt;&lt;related-urls&gt;&lt;url&gt;https://doi.org/10.1038/s41558-022-01443-0&lt;/url&gt;&lt;/related-urls&gt;&lt;/urls&gt;&lt;electronic-resource-num&gt;10.1038/s41558-022-01443-0&lt;/electronic-resource-num&gt;&lt;/record&gt;&lt;/Cite&gt;&lt;/EndNote&gt;</w:instrText>
      </w:r>
      <w:r>
        <w:rPr>
          <w:rFonts w:eastAsia="宋体" w:cs="Times New Roman"/>
          <w:sz w:val="21"/>
          <w:szCs w:val="21"/>
        </w:rPr>
        <w:fldChar w:fldCharType="separate"/>
      </w:r>
      <w:r>
        <w:rPr>
          <w:rFonts w:eastAsia="宋体" w:cs="Times New Roman"/>
          <w:sz w:val="21"/>
          <w:szCs w:val="21"/>
        </w:rPr>
        <w:t>（</w:t>
      </w:r>
      <w:r>
        <w:rPr>
          <w:rFonts w:eastAsia="宋体" w:cs="Times New Roman"/>
          <w:sz w:val="21"/>
          <w:szCs w:val="21"/>
        </w:rPr>
        <w:t>Li</w:t>
      </w:r>
      <w:r>
        <w:rPr>
          <w:rFonts w:eastAsia="宋体" w:cs="Times New Roman"/>
          <w:sz w:val="21"/>
          <w:szCs w:val="21"/>
        </w:rPr>
        <w:t>等，</w:t>
      </w:r>
      <w:r>
        <w:rPr>
          <w:rFonts w:eastAsia="宋体" w:cs="Times New Roman"/>
          <w:sz w:val="21"/>
          <w:szCs w:val="21"/>
        </w:rPr>
        <w:t>2022</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，长此以往将给下游地区带来用水危机。同时，冰川快速消融也改变了河川径流的年际和季节分配特征，导致雨季降水增加，河流洪峰起点提前</w:t>
      </w:r>
      <w:r>
        <w:rPr>
          <w:rFonts w:eastAsia="宋体" w:cs="Times New Roman"/>
          <w:sz w:val="21"/>
          <w:szCs w:val="21"/>
        </w:rPr>
        <w:fldChar w:fldCharType="begin"/>
      </w:r>
      <w:r>
        <w:rPr>
          <w:rFonts w:eastAsia="宋体" w:cs="Times New Roman"/>
          <w:sz w:val="21"/>
          <w:szCs w:val="21"/>
        </w:rPr>
        <w:instrText xml:space="preserve"> ADDIN EN.CITE &lt;EndNote&gt;&lt;Cite&gt;&lt;Author&gt;Gao&lt;/Author&gt;&lt;Year&gt;2019&lt;/Year&gt;&lt;RecNum&gt;1976&lt;/RecNum&gt;&lt;DisplayText&gt;</w:instrText>
      </w:r>
      <w:r>
        <w:rPr>
          <w:rFonts w:eastAsia="宋体" w:cs="Times New Roman"/>
          <w:sz w:val="21"/>
          <w:szCs w:val="21"/>
        </w:rPr>
        <w:instrText>（</w:instrText>
      </w:r>
      <w:r>
        <w:rPr>
          <w:rFonts w:eastAsia="宋体" w:cs="Times New Roman"/>
          <w:sz w:val="21"/>
          <w:szCs w:val="21"/>
        </w:rPr>
        <w:instrText>Gao</w:instrText>
      </w:r>
      <w:r>
        <w:rPr>
          <w:rFonts w:eastAsia="宋体" w:cs="Times New Roman"/>
          <w:sz w:val="21"/>
          <w:szCs w:val="21"/>
        </w:rPr>
        <w:instrText>等，</w:instrText>
      </w:r>
      <w:r>
        <w:rPr>
          <w:rFonts w:eastAsia="宋体" w:cs="Times New Roman"/>
          <w:sz w:val="21"/>
          <w:szCs w:val="21"/>
        </w:rPr>
        <w:instrText>2019</w:instrText>
      </w:r>
      <w:r>
        <w:rPr>
          <w:rFonts w:eastAsia="宋体" w:cs="Times New Roman"/>
          <w:sz w:val="21"/>
          <w:szCs w:val="21"/>
        </w:rPr>
        <w:instrText>）</w:instrText>
      </w:r>
      <w:r>
        <w:rPr>
          <w:rFonts w:eastAsia="宋体" w:cs="Times New Roman"/>
          <w:sz w:val="21"/>
          <w:szCs w:val="21"/>
        </w:rPr>
        <w:instrText>&lt;/DisplayText&gt;&lt;record&gt;&lt;rec-number&gt;1976&lt;/rec-number&gt;&lt;foreign-keys&gt;&lt;key app="EN" db-id="fd2revse6srftkepxr8vfpe6zfred0rt9sdd" timestamp="1738930048"&gt;1976&lt;/key&gt;&lt;/foreign-keys&gt;&lt;ref-type name="Journal Article"&gt;17&lt;/ref-type&gt;&lt;contributors&gt;&lt;authors&gt;&lt;author&gt;Gao, Jing&lt;/author&gt;&lt;author&gt;Yao, Tandong&lt;/author&gt;&lt;author&gt;Masson-Delmotte, Valerie&lt;/author&gt;&lt;author&gt;Steen-Larsen, Hans&lt;/author&gt;&lt;author&gt;Wang, Weicai&lt;/author&gt;&lt;/authors&gt;&lt;/contributors&gt;&lt;titles&gt;&lt;title&gt;Collapsing glaciers threaten Asia’s water supplies&lt;/title&gt;&lt;secondary-title&gt;Nature&lt;/secondary-title&gt;&lt;/titles&gt;&lt;periodical&gt;&lt;full-title&gt;Nature&lt;/full-title&gt;&lt;abbr-1&gt;Nature&lt;/abbr-1&gt;&lt;/periodical&gt;&lt;pages&gt;19-21&lt;/pages&gt;&lt;volume&gt;565&lt;/volume&gt;&lt;dates&gt;&lt;year&gt;2019&lt;/year&gt;&lt;pub-dates&gt;&lt;date&gt;01/03&lt;/date&gt;&lt;/pub-dates&gt;&lt;/dates&gt;&lt;urls&gt;&lt;/urls&gt;&lt;electronic-resource-num&gt;10.1038/d41586-018-07838-4&lt;/electronic-resource-num&gt;&lt;/record&gt;&lt;/Cite&gt;&lt;/EndNote&gt;</w:instrText>
      </w:r>
      <w:r>
        <w:rPr>
          <w:rFonts w:eastAsia="宋体" w:cs="Times New Roman"/>
          <w:sz w:val="21"/>
          <w:szCs w:val="21"/>
        </w:rPr>
        <w:fldChar w:fldCharType="separate"/>
      </w:r>
      <w:r>
        <w:rPr>
          <w:rFonts w:eastAsia="宋体" w:cs="Times New Roman"/>
          <w:sz w:val="21"/>
          <w:szCs w:val="21"/>
        </w:rPr>
        <w:t>（</w:t>
      </w:r>
      <w:r>
        <w:rPr>
          <w:rFonts w:eastAsia="宋体" w:cs="Times New Roman"/>
          <w:sz w:val="21"/>
          <w:szCs w:val="21"/>
        </w:rPr>
        <w:t>Gao</w:t>
      </w:r>
      <w:r>
        <w:rPr>
          <w:rFonts w:eastAsia="宋体" w:cs="Times New Roman"/>
          <w:sz w:val="21"/>
          <w:szCs w:val="21"/>
        </w:rPr>
        <w:t>等，</w:t>
      </w:r>
      <w:r>
        <w:rPr>
          <w:rFonts w:eastAsia="宋体" w:cs="Times New Roman"/>
          <w:sz w:val="21"/>
          <w:szCs w:val="21"/>
        </w:rPr>
        <w:t>2019</w:t>
      </w:r>
      <w:r>
        <w:rPr>
          <w:rFonts w:eastAsia="宋体" w:cs="Times New Roman"/>
          <w:sz w:val="21"/>
          <w:szCs w:val="21"/>
        </w:rPr>
        <w:t>）</w:t>
      </w:r>
      <w:r>
        <w:rPr>
          <w:rFonts w:eastAsia="宋体" w:cs="Times New Roman"/>
          <w:sz w:val="21"/>
          <w:szCs w:val="21"/>
        </w:rPr>
        <w:fldChar w:fldCharType="end"/>
      </w:r>
      <w:r>
        <w:rPr>
          <w:rFonts w:eastAsia="宋体" w:cs="Times New Roman"/>
          <w:sz w:val="21"/>
          <w:szCs w:val="21"/>
        </w:rPr>
        <w:t>，极端洪水或地区性水资源危机爆发风险增大，对青藏高原地区经济社会可持续发展构成威胁。</w:t>
      </w:r>
    </w:p>
    <w:p w14:paraId="1B174855"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气候变化背景下青藏高原地区的河川径流呈现复杂的历史演变特征和未来变化趋势，将对地区防洪安全、供水安全和生态系统产生重要影响。</w:t>
      </w:r>
    </w:p>
    <w:p w14:paraId="673EADEF" w14:textId="77777777" w:rsidR="00963D58" w:rsidRDefault="00000000">
      <w:pPr>
        <w:jc w:val="center"/>
        <w:rPr>
          <w:rFonts w:eastAsia="宋体" w:cs="Times New Roman"/>
        </w:rPr>
      </w:pPr>
      <w:r>
        <w:rPr>
          <w:rFonts w:eastAsia="宋体" w:cs="Times New Roman"/>
          <w:noProof/>
        </w:rPr>
        <w:drawing>
          <wp:inline distT="0" distB="0" distL="0" distR="0" wp14:anchorId="4684BEE4" wp14:editId="6D9C14B5">
            <wp:extent cx="5313045" cy="3150235"/>
            <wp:effectExtent l="0" t="0" r="5715"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313045" cy="3150235"/>
                    </a:xfrm>
                    <a:prstGeom prst="rect">
                      <a:avLst/>
                    </a:prstGeom>
                    <a:noFill/>
                    <a:ln>
                      <a:noFill/>
                    </a:ln>
                  </pic:spPr>
                </pic:pic>
              </a:graphicData>
            </a:graphic>
          </wp:inline>
        </w:drawing>
      </w:r>
    </w:p>
    <w:p w14:paraId="6AA3877B"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图</w:t>
      </w:r>
      <w:r>
        <w:rPr>
          <w:rFonts w:eastAsia="宋体" w:cs="Times New Roman" w:hint="eastAsia"/>
          <w:b/>
          <w:bCs/>
          <w:sz w:val="18"/>
        </w:rPr>
        <w:t xml:space="preserve"> </w:t>
      </w:r>
      <w:r>
        <w:rPr>
          <w:rFonts w:eastAsia="宋体" w:cs="Times New Roman"/>
          <w:b/>
          <w:bCs/>
          <w:sz w:val="18"/>
        </w:rPr>
        <w:t xml:space="preserve">1 </w:t>
      </w:r>
      <w:r>
        <w:rPr>
          <w:rFonts w:eastAsia="宋体" w:cs="Times New Roman"/>
          <w:b/>
          <w:bCs/>
          <w:sz w:val="18"/>
        </w:rPr>
        <w:t>发源于青藏高原的大江大河</w:t>
      </w:r>
    </w:p>
    <w:p w14:paraId="1E917BD6"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1 The great rivers originate from the Qinghai-Tibet Plateau.</w:t>
      </w:r>
    </w:p>
    <w:p w14:paraId="4E4887C6" w14:textId="77777777" w:rsidR="00963D58" w:rsidRDefault="00000000">
      <w:pPr>
        <w:pStyle w:val="1"/>
        <w:spacing w:before="0" w:after="0" w:line="240" w:lineRule="auto"/>
        <w:rPr>
          <w:rFonts w:eastAsia="宋体" w:cs="Times New Roman"/>
          <w:b w:val="0"/>
          <w:bCs/>
          <w:sz w:val="28"/>
          <w:szCs w:val="28"/>
        </w:rPr>
      </w:pPr>
      <w:r>
        <w:rPr>
          <w:rFonts w:eastAsia="宋体" w:cs="Times New Roman"/>
          <w:b w:val="0"/>
          <w:bCs/>
          <w:sz w:val="28"/>
          <w:szCs w:val="28"/>
        </w:rPr>
        <w:lastRenderedPageBreak/>
        <w:t xml:space="preserve">2. </w:t>
      </w:r>
      <w:r>
        <w:rPr>
          <w:rFonts w:eastAsia="宋体" w:cs="Times New Roman"/>
          <w:b w:val="0"/>
          <w:bCs/>
          <w:sz w:val="28"/>
          <w:szCs w:val="28"/>
        </w:rPr>
        <w:t>青藏高原河川径流变化及归因分析</w:t>
      </w:r>
    </w:p>
    <w:p w14:paraId="4F8D9843" w14:textId="77777777" w:rsidR="00963D58" w:rsidRDefault="00000000">
      <w:pPr>
        <w:pStyle w:val="2"/>
        <w:spacing w:before="0" w:after="0" w:line="240" w:lineRule="auto"/>
        <w:rPr>
          <w:rFonts w:ascii="Times New Roman" w:hAnsi="Times New Roman" w:cs="Times New Roman"/>
          <w:b w:val="0"/>
          <w:bCs/>
          <w:sz w:val="21"/>
          <w:szCs w:val="21"/>
        </w:rPr>
      </w:pPr>
      <w:r>
        <w:rPr>
          <w:rFonts w:ascii="Times New Roman" w:hAnsi="Times New Roman" w:cs="Times New Roman"/>
          <w:b w:val="0"/>
          <w:bCs/>
          <w:sz w:val="21"/>
          <w:szCs w:val="21"/>
        </w:rPr>
        <w:t xml:space="preserve">2.1 </w:t>
      </w:r>
      <w:r>
        <w:rPr>
          <w:rFonts w:ascii="Times New Roman" w:hAnsi="Times New Roman" w:cs="Times New Roman"/>
          <w:b w:val="0"/>
          <w:bCs/>
          <w:sz w:val="21"/>
          <w:szCs w:val="21"/>
        </w:rPr>
        <w:t>青藏高原气温、降水时空变化</w:t>
      </w:r>
    </w:p>
    <w:p w14:paraId="06171A4F"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图</w:t>
      </w:r>
      <w:r>
        <w:rPr>
          <w:rFonts w:eastAsia="宋体" w:cs="Times New Roman"/>
          <w:sz w:val="21"/>
          <w:szCs w:val="21"/>
        </w:rPr>
        <w:t>1</w:t>
      </w:r>
      <w:r>
        <w:rPr>
          <w:rFonts w:eastAsia="宋体" w:cs="Times New Roman"/>
          <w:sz w:val="21"/>
          <w:szCs w:val="21"/>
        </w:rPr>
        <w:t>展示了</w:t>
      </w:r>
      <w:r>
        <w:rPr>
          <w:rFonts w:eastAsia="宋体" w:cs="Times New Roman"/>
          <w:sz w:val="21"/>
          <w:szCs w:val="21"/>
        </w:rPr>
        <w:t>1961—2020</w:t>
      </w:r>
      <w:r>
        <w:rPr>
          <w:rFonts w:eastAsia="宋体" w:cs="Times New Roman"/>
          <w:sz w:val="21"/>
          <w:szCs w:val="21"/>
        </w:rPr>
        <w:t>年青藏高原气象站观测的气候变化特征。多年平均气温的空间分布呈现显著的东南</w:t>
      </w:r>
      <w:r>
        <w:rPr>
          <w:rFonts w:eastAsia="宋体" w:cs="Times New Roman"/>
          <w:sz w:val="21"/>
          <w:szCs w:val="21"/>
        </w:rPr>
        <w:t>—</w:t>
      </w:r>
      <w:r>
        <w:rPr>
          <w:rFonts w:eastAsia="宋体" w:cs="Times New Roman"/>
          <w:sz w:val="21"/>
          <w:szCs w:val="21"/>
        </w:rPr>
        <w:t>西北递减梯度：东南部年平均气温超过</w:t>
      </w:r>
      <w:r>
        <w:rPr>
          <w:rFonts w:eastAsia="宋体" w:cs="Times New Roman"/>
          <w:sz w:val="21"/>
          <w:szCs w:val="21"/>
        </w:rPr>
        <w:t>15 ℃</w:t>
      </w:r>
      <w:r>
        <w:rPr>
          <w:rFonts w:eastAsia="宋体" w:cs="Times New Roman"/>
          <w:sz w:val="21"/>
          <w:szCs w:val="21"/>
        </w:rPr>
        <w:t>，而中部长江源区的最低年平均气温仅为</w:t>
      </w:r>
      <w:r>
        <w:rPr>
          <w:rFonts w:eastAsia="宋体" w:cs="Times New Roman"/>
          <w:sz w:val="21"/>
          <w:szCs w:val="21"/>
        </w:rPr>
        <w:t xml:space="preserve"> −5.1 ℃</w:t>
      </w:r>
      <w:r>
        <w:rPr>
          <w:rFonts w:eastAsia="宋体" w:cs="Times New Roman"/>
          <w:sz w:val="21"/>
          <w:szCs w:val="21"/>
        </w:rPr>
        <w:t>。多年平均降水量亦表现出类似的梯度特征，东南部年降水量超过</w:t>
      </w:r>
      <w:r>
        <w:rPr>
          <w:rFonts w:eastAsia="宋体" w:cs="Times New Roman"/>
          <w:sz w:val="21"/>
          <w:szCs w:val="21"/>
        </w:rPr>
        <w:t xml:space="preserve"> 1000 mm</w:t>
      </w:r>
      <w:r>
        <w:rPr>
          <w:rFonts w:eastAsia="宋体" w:cs="Times New Roman"/>
          <w:sz w:val="21"/>
          <w:szCs w:val="21"/>
        </w:rPr>
        <w:t>，而西部及北部地区不足</w:t>
      </w:r>
      <w:r>
        <w:rPr>
          <w:rFonts w:eastAsia="宋体" w:cs="Times New Roman"/>
          <w:sz w:val="21"/>
          <w:szCs w:val="21"/>
        </w:rPr>
        <w:t xml:space="preserve"> 50 mm</w:t>
      </w:r>
      <w:r>
        <w:rPr>
          <w:rFonts w:eastAsia="宋体" w:cs="Times New Roman"/>
          <w:sz w:val="21"/>
          <w:szCs w:val="21"/>
        </w:rPr>
        <w:t>。</w:t>
      </w:r>
    </w:p>
    <w:p w14:paraId="3F59059E"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从变化趋势来看，北部地区的变幅普遍大于南部地区。所有站点均呈显著升温趋势，其中北部地区增温速率最高，达</w:t>
      </w:r>
      <w:r>
        <w:rPr>
          <w:rFonts w:eastAsia="宋体" w:cs="Times New Roman"/>
          <w:sz w:val="21"/>
          <w:szCs w:val="21"/>
        </w:rPr>
        <w:t xml:space="preserve"> 0.81 ℃ / 10</w:t>
      </w:r>
      <w:r>
        <w:rPr>
          <w:rFonts w:eastAsia="宋体" w:cs="Times New Roman"/>
          <w:sz w:val="21"/>
          <w:szCs w:val="21"/>
        </w:rPr>
        <w:t>年（图</w:t>
      </w:r>
      <w:r>
        <w:rPr>
          <w:rFonts w:eastAsia="宋体" w:cs="Times New Roman"/>
          <w:sz w:val="21"/>
          <w:szCs w:val="21"/>
        </w:rPr>
        <w:t>1(c)</w:t>
      </w:r>
      <w:r>
        <w:rPr>
          <w:rFonts w:eastAsia="宋体" w:cs="Times New Roman"/>
          <w:sz w:val="21"/>
          <w:szCs w:val="21"/>
        </w:rPr>
        <w:t>）。相较于中部和东北部地区，东南部的升温速率略低。降水量变化则呈现明显的空间聚集性：中部和北部地区降水量普遍增加，最大增幅为</w:t>
      </w:r>
      <w:r>
        <w:rPr>
          <w:rFonts w:eastAsia="宋体" w:cs="Times New Roman"/>
          <w:sz w:val="21"/>
          <w:szCs w:val="21"/>
        </w:rPr>
        <w:t xml:space="preserve"> 39.2 mm / 10</w:t>
      </w:r>
      <w:r>
        <w:rPr>
          <w:rFonts w:eastAsia="宋体" w:cs="Times New Roman"/>
          <w:sz w:val="21"/>
          <w:szCs w:val="21"/>
        </w:rPr>
        <w:t>年，对应相对增幅超过</w:t>
      </w:r>
      <w:r>
        <w:rPr>
          <w:rFonts w:eastAsia="宋体" w:cs="Times New Roman"/>
          <w:sz w:val="21"/>
          <w:szCs w:val="21"/>
        </w:rPr>
        <w:t xml:space="preserve"> 12% / 10</w:t>
      </w:r>
      <w:r>
        <w:rPr>
          <w:rFonts w:eastAsia="宋体" w:cs="Times New Roman"/>
          <w:sz w:val="21"/>
          <w:szCs w:val="21"/>
        </w:rPr>
        <w:t>年；而东部和南部边缘地区降水量减少，最大减幅为</w:t>
      </w:r>
      <w:r>
        <w:rPr>
          <w:rFonts w:eastAsia="宋体" w:cs="Times New Roman"/>
          <w:sz w:val="21"/>
          <w:szCs w:val="21"/>
        </w:rPr>
        <w:t xml:space="preserve"> −42 mm / 10</w:t>
      </w:r>
      <w:r>
        <w:rPr>
          <w:rFonts w:eastAsia="宋体" w:cs="Times New Roman"/>
          <w:sz w:val="21"/>
          <w:szCs w:val="21"/>
        </w:rPr>
        <w:t>年，相对降幅约</w:t>
      </w:r>
      <w:r>
        <w:rPr>
          <w:rFonts w:eastAsia="宋体" w:cs="Times New Roman"/>
          <w:sz w:val="21"/>
          <w:szCs w:val="21"/>
        </w:rPr>
        <w:t xml:space="preserve"> −5% / 10</w:t>
      </w:r>
      <w:r>
        <w:rPr>
          <w:rFonts w:eastAsia="宋体" w:cs="Times New Roman"/>
          <w:sz w:val="21"/>
          <w:szCs w:val="21"/>
        </w:rPr>
        <w:t>年，最显著的减少出现在长江流域。</w:t>
      </w:r>
    </w:p>
    <w:p w14:paraId="55394BB9" w14:textId="77777777" w:rsidR="00963D58" w:rsidRDefault="00000000">
      <w:pPr>
        <w:jc w:val="center"/>
        <w:rPr>
          <w:rFonts w:eastAsia="宋体" w:cs="Times New Roman"/>
        </w:rPr>
      </w:pPr>
      <w:r>
        <w:rPr>
          <w:rFonts w:eastAsia="宋体" w:cs="Times New Roman" w:hint="eastAsia"/>
          <w:noProof/>
        </w:rPr>
        <w:drawing>
          <wp:inline distT="0" distB="0" distL="0" distR="0" wp14:anchorId="17D35978" wp14:editId="59197ABF">
            <wp:extent cx="5249545" cy="2750820"/>
            <wp:effectExtent l="0" t="0" r="8255" b="0"/>
            <wp:docPr id="1607550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0291" name="图片 1"/>
                    <pic:cNvPicPr>
                      <a:picLocks noChangeAspect="1"/>
                    </pic:cNvPicPr>
                  </pic:nvPicPr>
                  <pic:blipFill>
                    <a:blip r:embed="rId9"/>
                    <a:stretch>
                      <a:fillRect/>
                    </a:stretch>
                  </pic:blipFill>
                  <pic:spPr>
                    <a:xfrm>
                      <a:off x="0" y="0"/>
                      <a:ext cx="5249545" cy="2750820"/>
                    </a:xfrm>
                    <a:prstGeom prst="rect">
                      <a:avLst/>
                    </a:prstGeom>
                  </pic:spPr>
                </pic:pic>
              </a:graphicData>
            </a:graphic>
          </wp:inline>
        </w:drawing>
      </w:r>
    </w:p>
    <w:p w14:paraId="121AE36F"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2 </w:t>
      </w:r>
      <w:r>
        <w:rPr>
          <w:rFonts w:eastAsia="宋体" w:cs="Times New Roman" w:hint="eastAsia"/>
          <w:b/>
          <w:bCs/>
          <w:sz w:val="18"/>
        </w:rPr>
        <w:t>青藏高原气象站点观测气温、降水多年平均均值及趋势</w:t>
      </w:r>
    </w:p>
    <w:p w14:paraId="2C93CA07"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2 The multi-year average mean and trend of temperature and precipitation observed by meteorological stations on the Qinghai-Tibet Plateau</w:t>
      </w:r>
    </w:p>
    <w:p w14:paraId="3CBA4AEE" w14:textId="77777777" w:rsidR="00963D58" w:rsidRDefault="00000000">
      <w:pPr>
        <w:rPr>
          <w:rFonts w:eastAsia="宋体" w:cs="Times New Roman"/>
        </w:rPr>
      </w:pPr>
      <w:r>
        <w:rPr>
          <w:rFonts w:eastAsia="宋体" w:cs="Times New Roman" w:hint="eastAsia"/>
        </w:rPr>
        <w:t xml:space="preserve">2.2 </w:t>
      </w:r>
      <w:r>
        <w:rPr>
          <w:rFonts w:eastAsia="宋体" w:cs="Times New Roman" w:hint="eastAsia"/>
        </w:rPr>
        <w:t>青藏高原河川径流变化分析</w:t>
      </w:r>
    </w:p>
    <w:p w14:paraId="51D964E0"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长江、黄河、澜沧江和雅鲁藏布江均发源于青藏高原，本研究选择</w:t>
      </w:r>
      <w:r>
        <w:rPr>
          <w:rFonts w:eastAsia="宋体" w:cs="Times New Roman"/>
          <w:sz w:val="21"/>
          <w:szCs w:val="21"/>
        </w:rPr>
        <w:t>7</w:t>
      </w:r>
      <w:r>
        <w:rPr>
          <w:rFonts w:eastAsia="宋体" w:cs="Times New Roman"/>
          <w:sz w:val="21"/>
          <w:szCs w:val="21"/>
        </w:rPr>
        <w:t>个代表性水文站的长序列水文资料进行分析，分别是，长江、黄河和澜沧江源区的直门达、唐乃亥和昌都，以及它们对应的下游青藏高原出口控制站，攀枝花、兰州和旧州，以及雅鲁藏布江上游的奴下水文站。河流及水文站点分布见图</w:t>
      </w:r>
      <w:r>
        <w:rPr>
          <w:rFonts w:eastAsia="宋体" w:cs="Times New Roman"/>
          <w:sz w:val="21"/>
          <w:szCs w:val="21"/>
        </w:rPr>
        <w:t>2</w:t>
      </w:r>
      <w:r>
        <w:rPr>
          <w:rFonts w:eastAsia="宋体" w:cs="Times New Roman"/>
          <w:sz w:val="21"/>
          <w:szCs w:val="21"/>
        </w:rPr>
        <w:t>，各站点及资料请见表</w:t>
      </w:r>
      <w:r>
        <w:rPr>
          <w:rFonts w:eastAsia="宋体" w:cs="Times New Roman"/>
          <w:sz w:val="21"/>
          <w:szCs w:val="21"/>
        </w:rPr>
        <w:t>1</w:t>
      </w:r>
      <w:r>
        <w:rPr>
          <w:rFonts w:eastAsia="宋体" w:cs="Times New Roman"/>
          <w:sz w:val="21"/>
          <w:szCs w:val="21"/>
        </w:rPr>
        <w:t>。</w:t>
      </w:r>
    </w:p>
    <w:p w14:paraId="1BFFCC1B" w14:textId="77777777" w:rsidR="00963D58" w:rsidRDefault="00000000">
      <w:pPr>
        <w:jc w:val="center"/>
        <w:rPr>
          <w:rFonts w:eastAsia="宋体" w:cs="Times New Roman"/>
        </w:rPr>
      </w:pPr>
      <w:r>
        <w:rPr>
          <w:rFonts w:eastAsia="宋体" w:cs="Times New Roman" w:hint="eastAsia"/>
          <w:noProof/>
        </w:rPr>
        <w:lastRenderedPageBreak/>
        <w:drawing>
          <wp:inline distT="0" distB="0" distL="0" distR="0" wp14:anchorId="29E5E06B" wp14:editId="72DF24E3">
            <wp:extent cx="4992370" cy="3111500"/>
            <wp:effectExtent l="0" t="0" r="17780" b="12700"/>
            <wp:docPr id="7686529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2933" name="图片 2"/>
                    <pic:cNvPicPr>
                      <a:picLocks noChangeAspect="1"/>
                    </pic:cNvPicPr>
                  </pic:nvPicPr>
                  <pic:blipFill>
                    <a:blip r:embed="rId10"/>
                    <a:stretch>
                      <a:fillRect/>
                    </a:stretch>
                  </pic:blipFill>
                  <pic:spPr>
                    <a:xfrm>
                      <a:off x="0" y="0"/>
                      <a:ext cx="4992370" cy="3111500"/>
                    </a:xfrm>
                    <a:prstGeom prst="rect">
                      <a:avLst/>
                    </a:prstGeom>
                  </pic:spPr>
                </pic:pic>
              </a:graphicData>
            </a:graphic>
          </wp:inline>
        </w:drawing>
      </w:r>
    </w:p>
    <w:p w14:paraId="3F45DC69"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3 </w:t>
      </w:r>
      <w:r>
        <w:rPr>
          <w:rFonts w:eastAsia="宋体" w:cs="Times New Roman" w:hint="eastAsia"/>
          <w:b/>
          <w:bCs/>
          <w:sz w:val="18"/>
        </w:rPr>
        <w:t>青藏高原主要河流及代表性水文站分布图；图中趋势计算时段为</w:t>
      </w:r>
      <w:r>
        <w:rPr>
          <w:rFonts w:eastAsia="宋体" w:cs="Times New Roman" w:hint="eastAsia"/>
          <w:b/>
          <w:bCs/>
          <w:sz w:val="18"/>
        </w:rPr>
        <w:t>1961-2020</w:t>
      </w:r>
      <w:r>
        <w:rPr>
          <w:rFonts w:eastAsia="宋体" w:cs="Times New Roman" w:hint="eastAsia"/>
          <w:b/>
          <w:bCs/>
          <w:sz w:val="18"/>
        </w:rPr>
        <w:t>年</w:t>
      </w:r>
    </w:p>
    <w:p w14:paraId="76256F40"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3 Distribution of major rivers and representative hydrological stations on the Qinghai-Tibet Plateau; the trend calculation period in the figure is 1961-2020</w:t>
      </w:r>
    </w:p>
    <w:p w14:paraId="1529D28E"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表</w:t>
      </w:r>
      <w:r>
        <w:rPr>
          <w:rFonts w:eastAsia="宋体" w:cs="Times New Roman" w:hint="eastAsia"/>
          <w:b/>
          <w:bCs/>
          <w:sz w:val="18"/>
        </w:rPr>
        <w:t xml:space="preserve">1. </w:t>
      </w:r>
      <w:r>
        <w:rPr>
          <w:rFonts w:eastAsia="宋体" w:cs="Times New Roman" w:hint="eastAsia"/>
          <w:b/>
          <w:bCs/>
          <w:sz w:val="18"/>
        </w:rPr>
        <w:t>青藏高原主要河流及代表性水文站基本信息</w:t>
      </w:r>
    </w:p>
    <w:p w14:paraId="007F3F12" w14:textId="77777777" w:rsidR="00963D58" w:rsidRDefault="00963D58">
      <w:pPr>
        <w:rPr>
          <w:rFonts w:eastAsia="宋体" w:cs="Times New Roman"/>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1805"/>
        <w:gridCol w:w="1826"/>
        <w:gridCol w:w="1817"/>
        <w:gridCol w:w="1818"/>
      </w:tblGrid>
      <w:tr w:rsidR="00963D58" w14:paraId="05782163" w14:textId="77777777">
        <w:tc>
          <w:tcPr>
            <w:tcW w:w="1870" w:type="dxa"/>
            <w:tcBorders>
              <w:top w:val="single" w:sz="12" w:space="0" w:color="auto"/>
              <w:bottom w:val="single" w:sz="6" w:space="0" w:color="auto"/>
            </w:tcBorders>
            <w:vAlign w:val="center"/>
          </w:tcPr>
          <w:p w14:paraId="2CA352D5" w14:textId="77777777" w:rsidR="00963D58" w:rsidRDefault="00000000">
            <w:pPr>
              <w:spacing w:before="80" w:after="80"/>
              <w:jc w:val="left"/>
              <w:rPr>
                <w:rFonts w:eastAsia="宋体" w:cs="Times New Roman"/>
                <w:sz w:val="21"/>
                <w:szCs w:val="21"/>
              </w:rPr>
            </w:pPr>
            <w:r>
              <w:rPr>
                <w:rFonts w:eastAsia="宋体" w:cs="Times New Roman"/>
                <w:sz w:val="21"/>
                <w:szCs w:val="21"/>
              </w:rPr>
              <w:t>河流</w:t>
            </w:r>
          </w:p>
        </w:tc>
        <w:tc>
          <w:tcPr>
            <w:tcW w:w="1870" w:type="dxa"/>
            <w:tcBorders>
              <w:top w:val="single" w:sz="12" w:space="0" w:color="auto"/>
              <w:bottom w:val="single" w:sz="6" w:space="0" w:color="auto"/>
            </w:tcBorders>
            <w:vAlign w:val="center"/>
          </w:tcPr>
          <w:p w14:paraId="10AD7F30" w14:textId="77777777" w:rsidR="00963D58" w:rsidRDefault="00000000">
            <w:pPr>
              <w:spacing w:before="80" w:after="80"/>
              <w:jc w:val="left"/>
              <w:rPr>
                <w:rFonts w:eastAsia="宋体" w:cs="Times New Roman"/>
                <w:sz w:val="21"/>
                <w:szCs w:val="21"/>
              </w:rPr>
            </w:pPr>
            <w:r>
              <w:rPr>
                <w:rFonts w:eastAsia="宋体" w:cs="Times New Roman"/>
                <w:sz w:val="21"/>
                <w:szCs w:val="21"/>
              </w:rPr>
              <w:t>水文站</w:t>
            </w:r>
          </w:p>
        </w:tc>
        <w:tc>
          <w:tcPr>
            <w:tcW w:w="1870" w:type="dxa"/>
            <w:tcBorders>
              <w:top w:val="single" w:sz="12" w:space="0" w:color="auto"/>
              <w:bottom w:val="single" w:sz="6" w:space="0" w:color="auto"/>
            </w:tcBorders>
            <w:vAlign w:val="center"/>
          </w:tcPr>
          <w:p w14:paraId="6AF51031" w14:textId="77777777" w:rsidR="00963D58" w:rsidRDefault="00000000">
            <w:pPr>
              <w:spacing w:before="80" w:after="80"/>
              <w:jc w:val="left"/>
              <w:rPr>
                <w:rFonts w:eastAsia="宋体" w:cs="Times New Roman"/>
                <w:sz w:val="21"/>
                <w:szCs w:val="21"/>
              </w:rPr>
            </w:pPr>
            <w:r>
              <w:rPr>
                <w:rFonts w:eastAsia="宋体" w:cs="Times New Roman"/>
                <w:sz w:val="21"/>
                <w:szCs w:val="21"/>
              </w:rPr>
              <w:t>子流域面积</w:t>
            </w:r>
            <w:r>
              <w:rPr>
                <w:rFonts w:eastAsia="宋体" w:cs="Times New Roman"/>
                <w:sz w:val="21"/>
                <w:szCs w:val="21"/>
              </w:rPr>
              <w:t xml:space="preserve"> (km</w:t>
            </w:r>
            <w:r>
              <w:rPr>
                <w:rFonts w:eastAsia="宋体" w:cs="Times New Roman"/>
                <w:sz w:val="21"/>
                <w:szCs w:val="21"/>
                <w:vertAlign w:val="superscript"/>
              </w:rPr>
              <w:t>2</w:t>
            </w:r>
            <w:r>
              <w:rPr>
                <w:rFonts w:eastAsia="宋体" w:cs="Times New Roman"/>
                <w:sz w:val="21"/>
                <w:szCs w:val="21"/>
              </w:rPr>
              <w:t>)</w:t>
            </w:r>
          </w:p>
        </w:tc>
        <w:tc>
          <w:tcPr>
            <w:tcW w:w="1870" w:type="dxa"/>
            <w:tcBorders>
              <w:top w:val="single" w:sz="12" w:space="0" w:color="auto"/>
              <w:bottom w:val="single" w:sz="6" w:space="0" w:color="auto"/>
            </w:tcBorders>
            <w:vAlign w:val="center"/>
          </w:tcPr>
          <w:p w14:paraId="567B0F63" w14:textId="77777777" w:rsidR="00963D58" w:rsidRDefault="00000000">
            <w:pPr>
              <w:spacing w:before="80" w:after="80"/>
              <w:jc w:val="left"/>
              <w:rPr>
                <w:rFonts w:eastAsia="宋体" w:cs="Times New Roman"/>
                <w:sz w:val="21"/>
                <w:szCs w:val="21"/>
              </w:rPr>
            </w:pPr>
            <w:r>
              <w:rPr>
                <w:rFonts w:eastAsia="宋体" w:cs="Times New Roman"/>
                <w:sz w:val="21"/>
                <w:szCs w:val="21"/>
              </w:rPr>
              <w:t>子流域径流量占河流总径流量比例</w:t>
            </w:r>
            <w:r>
              <w:rPr>
                <w:rFonts w:eastAsia="宋体" w:cs="Times New Roman"/>
                <w:sz w:val="21"/>
                <w:szCs w:val="21"/>
              </w:rPr>
              <w:t xml:space="preserve"> (%)</w:t>
            </w:r>
          </w:p>
        </w:tc>
        <w:tc>
          <w:tcPr>
            <w:tcW w:w="1870" w:type="dxa"/>
            <w:tcBorders>
              <w:top w:val="single" w:sz="12" w:space="0" w:color="auto"/>
              <w:bottom w:val="single" w:sz="6" w:space="0" w:color="auto"/>
            </w:tcBorders>
            <w:vAlign w:val="center"/>
          </w:tcPr>
          <w:p w14:paraId="4A0A3AA1" w14:textId="77777777" w:rsidR="00963D58" w:rsidRDefault="00000000">
            <w:pPr>
              <w:spacing w:before="80" w:after="80"/>
              <w:jc w:val="left"/>
              <w:rPr>
                <w:rFonts w:eastAsia="宋体" w:cs="Times New Roman"/>
                <w:sz w:val="21"/>
                <w:szCs w:val="21"/>
              </w:rPr>
            </w:pPr>
            <w:r>
              <w:rPr>
                <w:rFonts w:eastAsia="宋体" w:cs="Times New Roman"/>
                <w:sz w:val="21"/>
                <w:szCs w:val="21"/>
              </w:rPr>
              <w:t>资料时段</w:t>
            </w:r>
          </w:p>
        </w:tc>
      </w:tr>
      <w:tr w:rsidR="00963D58" w14:paraId="3699C800" w14:textId="77777777">
        <w:tc>
          <w:tcPr>
            <w:tcW w:w="1870" w:type="dxa"/>
            <w:vMerge w:val="restart"/>
            <w:tcBorders>
              <w:top w:val="single" w:sz="6" w:space="0" w:color="auto"/>
            </w:tcBorders>
            <w:vAlign w:val="center"/>
          </w:tcPr>
          <w:p w14:paraId="6CA57FD8" w14:textId="77777777" w:rsidR="00963D58" w:rsidRDefault="00000000">
            <w:pPr>
              <w:spacing w:before="80" w:after="80"/>
              <w:jc w:val="left"/>
              <w:rPr>
                <w:rFonts w:eastAsia="宋体" w:cs="Times New Roman"/>
                <w:sz w:val="21"/>
                <w:szCs w:val="21"/>
              </w:rPr>
            </w:pPr>
            <w:r>
              <w:rPr>
                <w:rFonts w:eastAsia="宋体" w:cs="Times New Roman"/>
                <w:sz w:val="21"/>
                <w:szCs w:val="21"/>
              </w:rPr>
              <w:t>长江</w:t>
            </w:r>
          </w:p>
        </w:tc>
        <w:tc>
          <w:tcPr>
            <w:tcW w:w="1870" w:type="dxa"/>
            <w:tcBorders>
              <w:top w:val="single" w:sz="6" w:space="0" w:color="auto"/>
            </w:tcBorders>
            <w:vAlign w:val="center"/>
          </w:tcPr>
          <w:p w14:paraId="24267A1B" w14:textId="77777777" w:rsidR="00963D58" w:rsidRDefault="00000000">
            <w:pPr>
              <w:spacing w:before="80" w:after="80"/>
              <w:jc w:val="left"/>
              <w:rPr>
                <w:rFonts w:eastAsia="宋体" w:cs="Times New Roman"/>
                <w:sz w:val="21"/>
                <w:szCs w:val="21"/>
              </w:rPr>
            </w:pPr>
            <w:r>
              <w:rPr>
                <w:rFonts w:eastAsia="宋体" w:cs="Times New Roman"/>
                <w:sz w:val="21"/>
                <w:szCs w:val="21"/>
              </w:rPr>
              <w:t>直门达</w:t>
            </w:r>
          </w:p>
        </w:tc>
        <w:tc>
          <w:tcPr>
            <w:tcW w:w="1870" w:type="dxa"/>
            <w:tcBorders>
              <w:top w:val="single" w:sz="6" w:space="0" w:color="auto"/>
            </w:tcBorders>
            <w:vAlign w:val="center"/>
          </w:tcPr>
          <w:p w14:paraId="7327225D" w14:textId="77777777" w:rsidR="00963D58" w:rsidRDefault="00000000">
            <w:pPr>
              <w:spacing w:before="80" w:after="80"/>
              <w:jc w:val="left"/>
              <w:rPr>
                <w:rFonts w:eastAsia="宋体" w:cs="Times New Roman"/>
                <w:sz w:val="21"/>
                <w:szCs w:val="21"/>
              </w:rPr>
            </w:pPr>
            <w:r>
              <w:rPr>
                <w:rFonts w:eastAsia="宋体" w:cs="Times New Roman"/>
                <w:sz w:val="21"/>
                <w:szCs w:val="21"/>
              </w:rPr>
              <w:t>137,704</w:t>
            </w:r>
          </w:p>
        </w:tc>
        <w:tc>
          <w:tcPr>
            <w:tcW w:w="1870" w:type="dxa"/>
            <w:tcBorders>
              <w:top w:val="single" w:sz="6" w:space="0" w:color="auto"/>
            </w:tcBorders>
            <w:vAlign w:val="center"/>
          </w:tcPr>
          <w:p w14:paraId="3F5E51B5" w14:textId="77777777" w:rsidR="00963D58" w:rsidRDefault="00000000">
            <w:pPr>
              <w:spacing w:before="80" w:after="80"/>
              <w:jc w:val="left"/>
              <w:rPr>
                <w:rFonts w:eastAsia="宋体" w:cs="Times New Roman"/>
                <w:sz w:val="21"/>
                <w:szCs w:val="21"/>
              </w:rPr>
            </w:pPr>
            <w:r>
              <w:rPr>
                <w:rFonts w:eastAsia="宋体" w:cs="Times New Roman"/>
                <w:sz w:val="21"/>
                <w:szCs w:val="21"/>
              </w:rPr>
              <w:t>1.48</w:t>
            </w:r>
          </w:p>
        </w:tc>
        <w:tc>
          <w:tcPr>
            <w:tcW w:w="1870" w:type="dxa"/>
            <w:tcBorders>
              <w:top w:val="single" w:sz="6" w:space="0" w:color="auto"/>
            </w:tcBorders>
            <w:vAlign w:val="center"/>
          </w:tcPr>
          <w:p w14:paraId="2071536A" w14:textId="77777777" w:rsidR="00963D58" w:rsidRDefault="00000000">
            <w:pPr>
              <w:spacing w:before="80" w:after="80"/>
              <w:jc w:val="left"/>
              <w:rPr>
                <w:rFonts w:eastAsia="宋体" w:cs="Times New Roman"/>
                <w:sz w:val="21"/>
                <w:szCs w:val="21"/>
              </w:rPr>
            </w:pPr>
            <w:r>
              <w:rPr>
                <w:rFonts w:eastAsia="宋体" w:cs="Times New Roman"/>
                <w:sz w:val="21"/>
                <w:szCs w:val="21"/>
              </w:rPr>
              <w:t>1961-2020</w:t>
            </w:r>
          </w:p>
        </w:tc>
      </w:tr>
      <w:tr w:rsidR="00963D58" w14:paraId="0482DD53" w14:textId="77777777">
        <w:tc>
          <w:tcPr>
            <w:tcW w:w="1870" w:type="dxa"/>
            <w:vMerge/>
            <w:vAlign w:val="center"/>
          </w:tcPr>
          <w:p w14:paraId="449A6E35" w14:textId="77777777" w:rsidR="00963D58" w:rsidRDefault="00963D58">
            <w:pPr>
              <w:spacing w:before="80" w:after="80"/>
              <w:jc w:val="left"/>
              <w:rPr>
                <w:rFonts w:eastAsia="宋体" w:cs="Times New Roman"/>
                <w:sz w:val="21"/>
                <w:szCs w:val="21"/>
              </w:rPr>
            </w:pPr>
          </w:p>
        </w:tc>
        <w:tc>
          <w:tcPr>
            <w:tcW w:w="1870" w:type="dxa"/>
            <w:vAlign w:val="center"/>
          </w:tcPr>
          <w:p w14:paraId="7382C8A8" w14:textId="77777777" w:rsidR="00963D58" w:rsidRDefault="00000000">
            <w:pPr>
              <w:spacing w:before="80" w:after="80"/>
              <w:jc w:val="left"/>
              <w:rPr>
                <w:rFonts w:eastAsia="宋体" w:cs="Times New Roman"/>
                <w:sz w:val="21"/>
                <w:szCs w:val="21"/>
              </w:rPr>
            </w:pPr>
            <w:r>
              <w:rPr>
                <w:rFonts w:eastAsia="宋体" w:cs="Times New Roman"/>
                <w:sz w:val="21"/>
                <w:szCs w:val="21"/>
              </w:rPr>
              <w:t>攀枝花</w:t>
            </w:r>
          </w:p>
        </w:tc>
        <w:tc>
          <w:tcPr>
            <w:tcW w:w="1870" w:type="dxa"/>
            <w:vAlign w:val="center"/>
          </w:tcPr>
          <w:p w14:paraId="7B58DA53" w14:textId="77777777" w:rsidR="00963D58" w:rsidRDefault="00000000">
            <w:pPr>
              <w:spacing w:before="80" w:after="80"/>
              <w:jc w:val="left"/>
              <w:rPr>
                <w:rFonts w:eastAsia="宋体" w:cs="Times New Roman"/>
                <w:sz w:val="21"/>
                <w:szCs w:val="21"/>
              </w:rPr>
            </w:pPr>
            <w:r>
              <w:rPr>
                <w:rFonts w:eastAsia="宋体" w:cs="Times New Roman"/>
                <w:sz w:val="21"/>
                <w:szCs w:val="21"/>
              </w:rPr>
              <w:t>246,308</w:t>
            </w:r>
          </w:p>
        </w:tc>
        <w:tc>
          <w:tcPr>
            <w:tcW w:w="1870" w:type="dxa"/>
            <w:vAlign w:val="center"/>
          </w:tcPr>
          <w:p w14:paraId="1ABCA7C1" w14:textId="77777777" w:rsidR="00963D58" w:rsidRDefault="00000000">
            <w:pPr>
              <w:spacing w:before="80" w:after="80"/>
              <w:jc w:val="left"/>
              <w:rPr>
                <w:rFonts w:eastAsia="宋体" w:cs="Times New Roman"/>
                <w:sz w:val="21"/>
                <w:szCs w:val="21"/>
              </w:rPr>
            </w:pPr>
            <w:r>
              <w:rPr>
                <w:rFonts w:eastAsia="宋体" w:cs="Times New Roman"/>
                <w:sz w:val="21"/>
                <w:szCs w:val="21"/>
              </w:rPr>
              <w:t>6.27</w:t>
            </w:r>
          </w:p>
        </w:tc>
        <w:tc>
          <w:tcPr>
            <w:tcW w:w="1870" w:type="dxa"/>
            <w:vAlign w:val="center"/>
          </w:tcPr>
          <w:p w14:paraId="527C457E" w14:textId="77777777" w:rsidR="00963D58" w:rsidRDefault="00000000">
            <w:pPr>
              <w:spacing w:before="80" w:after="80"/>
              <w:jc w:val="left"/>
              <w:rPr>
                <w:rFonts w:eastAsia="宋体" w:cs="Times New Roman"/>
                <w:sz w:val="21"/>
                <w:szCs w:val="21"/>
              </w:rPr>
            </w:pPr>
            <w:r>
              <w:rPr>
                <w:rFonts w:eastAsia="宋体" w:cs="Times New Roman"/>
                <w:sz w:val="21"/>
                <w:szCs w:val="21"/>
              </w:rPr>
              <w:t>1966-2020</w:t>
            </w:r>
          </w:p>
        </w:tc>
      </w:tr>
      <w:tr w:rsidR="00963D58" w14:paraId="0382B5C4" w14:textId="77777777">
        <w:tc>
          <w:tcPr>
            <w:tcW w:w="1870" w:type="dxa"/>
            <w:vMerge w:val="restart"/>
            <w:vAlign w:val="center"/>
          </w:tcPr>
          <w:p w14:paraId="2B7177DE" w14:textId="77777777" w:rsidR="00963D58" w:rsidRDefault="00000000">
            <w:pPr>
              <w:spacing w:before="80" w:after="80"/>
              <w:jc w:val="left"/>
              <w:rPr>
                <w:rFonts w:eastAsia="宋体" w:cs="Times New Roman"/>
                <w:sz w:val="21"/>
                <w:szCs w:val="21"/>
              </w:rPr>
            </w:pPr>
            <w:r>
              <w:rPr>
                <w:rFonts w:eastAsia="宋体" w:cs="Times New Roman"/>
                <w:sz w:val="21"/>
                <w:szCs w:val="21"/>
              </w:rPr>
              <w:t>黄河</w:t>
            </w:r>
          </w:p>
        </w:tc>
        <w:tc>
          <w:tcPr>
            <w:tcW w:w="1870" w:type="dxa"/>
            <w:vAlign w:val="center"/>
          </w:tcPr>
          <w:p w14:paraId="3B105AC3" w14:textId="77777777" w:rsidR="00963D58" w:rsidRDefault="00000000">
            <w:pPr>
              <w:spacing w:before="80" w:after="80"/>
              <w:jc w:val="left"/>
              <w:rPr>
                <w:rFonts w:eastAsia="宋体" w:cs="Times New Roman"/>
                <w:sz w:val="21"/>
                <w:szCs w:val="21"/>
              </w:rPr>
            </w:pPr>
            <w:r>
              <w:rPr>
                <w:rFonts w:eastAsia="宋体" w:cs="Times New Roman"/>
                <w:sz w:val="21"/>
                <w:szCs w:val="21"/>
              </w:rPr>
              <w:t>唐乃亥</w:t>
            </w:r>
          </w:p>
        </w:tc>
        <w:tc>
          <w:tcPr>
            <w:tcW w:w="1870" w:type="dxa"/>
            <w:vAlign w:val="center"/>
          </w:tcPr>
          <w:p w14:paraId="7D76BFE1" w14:textId="77777777" w:rsidR="00963D58" w:rsidRDefault="00000000">
            <w:pPr>
              <w:spacing w:before="80" w:after="80"/>
              <w:jc w:val="left"/>
              <w:rPr>
                <w:rFonts w:eastAsia="宋体" w:cs="Times New Roman"/>
                <w:sz w:val="21"/>
                <w:szCs w:val="21"/>
              </w:rPr>
            </w:pPr>
            <w:r>
              <w:rPr>
                <w:rFonts w:eastAsia="宋体" w:cs="Times New Roman"/>
                <w:sz w:val="21"/>
                <w:szCs w:val="21"/>
              </w:rPr>
              <w:t>121,972</w:t>
            </w:r>
          </w:p>
        </w:tc>
        <w:tc>
          <w:tcPr>
            <w:tcW w:w="1870" w:type="dxa"/>
            <w:vAlign w:val="center"/>
          </w:tcPr>
          <w:p w14:paraId="4FAC2129" w14:textId="77777777" w:rsidR="00963D58" w:rsidRDefault="00000000">
            <w:pPr>
              <w:spacing w:before="80" w:after="80"/>
              <w:jc w:val="left"/>
              <w:rPr>
                <w:rFonts w:eastAsia="宋体" w:cs="Times New Roman"/>
                <w:sz w:val="21"/>
                <w:szCs w:val="21"/>
              </w:rPr>
            </w:pPr>
            <w:r>
              <w:rPr>
                <w:rFonts w:eastAsia="宋体" w:cs="Times New Roman"/>
                <w:sz w:val="21"/>
                <w:szCs w:val="21"/>
              </w:rPr>
              <w:t>36.3</w:t>
            </w:r>
          </w:p>
        </w:tc>
        <w:tc>
          <w:tcPr>
            <w:tcW w:w="1870" w:type="dxa"/>
            <w:vAlign w:val="center"/>
          </w:tcPr>
          <w:p w14:paraId="1980F6A4" w14:textId="77777777" w:rsidR="00963D58" w:rsidRDefault="00000000">
            <w:pPr>
              <w:spacing w:before="80" w:after="80"/>
              <w:jc w:val="left"/>
              <w:rPr>
                <w:rFonts w:eastAsia="宋体" w:cs="Times New Roman"/>
                <w:sz w:val="21"/>
                <w:szCs w:val="21"/>
              </w:rPr>
            </w:pPr>
            <w:r>
              <w:rPr>
                <w:rFonts w:eastAsia="宋体" w:cs="Times New Roman"/>
                <w:sz w:val="21"/>
                <w:szCs w:val="21"/>
              </w:rPr>
              <w:t>1961-2018</w:t>
            </w:r>
          </w:p>
        </w:tc>
      </w:tr>
      <w:tr w:rsidR="00963D58" w14:paraId="4909E90E" w14:textId="77777777">
        <w:tc>
          <w:tcPr>
            <w:tcW w:w="1870" w:type="dxa"/>
            <w:vMerge/>
            <w:vAlign w:val="center"/>
          </w:tcPr>
          <w:p w14:paraId="4883DEEB" w14:textId="77777777" w:rsidR="00963D58" w:rsidRDefault="00963D58">
            <w:pPr>
              <w:spacing w:before="80" w:after="80"/>
              <w:jc w:val="left"/>
              <w:rPr>
                <w:rFonts w:eastAsia="宋体" w:cs="Times New Roman"/>
                <w:sz w:val="21"/>
                <w:szCs w:val="21"/>
              </w:rPr>
            </w:pPr>
          </w:p>
        </w:tc>
        <w:tc>
          <w:tcPr>
            <w:tcW w:w="1870" w:type="dxa"/>
            <w:vAlign w:val="center"/>
          </w:tcPr>
          <w:p w14:paraId="060BB87D" w14:textId="77777777" w:rsidR="00963D58" w:rsidRDefault="00000000">
            <w:pPr>
              <w:spacing w:before="80" w:after="80"/>
              <w:jc w:val="left"/>
              <w:rPr>
                <w:rFonts w:eastAsia="宋体" w:cs="Times New Roman"/>
                <w:sz w:val="21"/>
                <w:szCs w:val="21"/>
              </w:rPr>
            </w:pPr>
            <w:r>
              <w:rPr>
                <w:rFonts w:eastAsia="宋体" w:cs="Times New Roman"/>
                <w:sz w:val="21"/>
                <w:szCs w:val="21"/>
              </w:rPr>
              <w:t>兰州</w:t>
            </w:r>
          </w:p>
        </w:tc>
        <w:tc>
          <w:tcPr>
            <w:tcW w:w="1870" w:type="dxa"/>
            <w:vAlign w:val="center"/>
          </w:tcPr>
          <w:p w14:paraId="0AB14218" w14:textId="77777777" w:rsidR="00963D58" w:rsidRDefault="00000000">
            <w:pPr>
              <w:spacing w:before="80" w:after="80"/>
              <w:jc w:val="left"/>
              <w:rPr>
                <w:rFonts w:eastAsia="宋体" w:cs="Times New Roman"/>
                <w:sz w:val="21"/>
                <w:szCs w:val="21"/>
              </w:rPr>
            </w:pPr>
            <w:r>
              <w:rPr>
                <w:rFonts w:eastAsia="宋体" w:cs="Times New Roman"/>
                <w:sz w:val="21"/>
                <w:szCs w:val="21"/>
              </w:rPr>
              <w:t>219,879</w:t>
            </w:r>
          </w:p>
        </w:tc>
        <w:tc>
          <w:tcPr>
            <w:tcW w:w="1870" w:type="dxa"/>
            <w:vAlign w:val="center"/>
          </w:tcPr>
          <w:p w14:paraId="4D414C6A" w14:textId="77777777" w:rsidR="00963D58" w:rsidRDefault="00000000">
            <w:pPr>
              <w:spacing w:before="80" w:after="80"/>
              <w:jc w:val="left"/>
              <w:rPr>
                <w:rFonts w:eastAsia="宋体" w:cs="Times New Roman"/>
                <w:sz w:val="21"/>
                <w:szCs w:val="21"/>
              </w:rPr>
            </w:pPr>
            <w:r>
              <w:rPr>
                <w:rFonts w:eastAsia="宋体" w:cs="Times New Roman"/>
                <w:sz w:val="21"/>
                <w:szCs w:val="21"/>
              </w:rPr>
              <w:t>54.82</w:t>
            </w:r>
          </w:p>
        </w:tc>
        <w:tc>
          <w:tcPr>
            <w:tcW w:w="1870" w:type="dxa"/>
            <w:vAlign w:val="center"/>
          </w:tcPr>
          <w:p w14:paraId="5D1D531A" w14:textId="77777777" w:rsidR="00963D58" w:rsidRDefault="00000000">
            <w:pPr>
              <w:spacing w:before="80" w:after="80"/>
              <w:jc w:val="left"/>
              <w:rPr>
                <w:rFonts w:eastAsia="宋体" w:cs="Times New Roman"/>
                <w:sz w:val="21"/>
                <w:szCs w:val="21"/>
              </w:rPr>
            </w:pPr>
            <w:r>
              <w:rPr>
                <w:rFonts w:eastAsia="宋体" w:cs="Times New Roman"/>
                <w:sz w:val="21"/>
                <w:szCs w:val="21"/>
              </w:rPr>
              <w:t>1961-2020</w:t>
            </w:r>
          </w:p>
        </w:tc>
      </w:tr>
      <w:tr w:rsidR="00963D58" w14:paraId="72D29B29" w14:textId="77777777">
        <w:tc>
          <w:tcPr>
            <w:tcW w:w="1870" w:type="dxa"/>
            <w:vMerge w:val="restart"/>
            <w:vAlign w:val="center"/>
          </w:tcPr>
          <w:p w14:paraId="1C3EAB69" w14:textId="77777777" w:rsidR="00963D58" w:rsidRDefault="00000000">
            <w:pPr>
              <w:spacing w:before="80" w:after="80"/>
              <w:jc w:val="left"/>
              <w:rPr>
                <w:rFonts w:eastAsia="宋体" w:cs="Times New Roman"/>
                <w:sz w:val="21"/>
                <w:szCs w:val="21"/>
              </w:rPr>
            </w:pPr>
            <w:r>
              <w:rPr>
                <w:rFonts w:eastAsia="宋体" w:cs="Times New Roman"/>
                <w:sz w:val="21"/>
                <w:szCs w:val="21"/>
              </w:rPr>
              <w:t>澜沧江</w:t>
            </w:r>
          </w:p>
        </w:tc>
        <w:tc>
          <w:tcPr>
            <w:tcW w:w="1870" w:type="dxa"/>
            <w:vAlign w:val="center"/>
          </w:tcPr>
          <w:p w14:paraId="2B428F25" w14:textId="77777777" w:rsidR="00963D58" w:rsidRDefault="00000000">
            <w:pPr>
              <w:spacing w:before="80" w:after="80"/>
              <w:jc w:val="left"/>
              <w:rPr>
                <w:rFonts w:eastAsia="宋体" w:cs="Times New Roman"/>
                <w:sz w:val="21"/>
                <w:szCs w:val="21"/>
              </w:rPr>
            </w:pPr>
            <w:r>
              <w:rPr>
                <w:rFonts w:eastAsia="宋体" w:cs="Times New Roman"/>
                <w:sz w:val="21"/>
                <w:szCs w:val="21"/>
              </w:rPr>
              <w:t>昌都</w:t>
            </w:r>
          </w:p>
        </w:tc>
        <w:tc>
          <w:tcPr>
            <w:tcW w:w="1870" w:type="dxa"/>
            <w:vAlign w:val="center"/>
          </w:tcPr>
          <w:p w14:paraId="337A5A88" w14:textId="77777777" w:rsidR="00963D58" w:rsidRDefault="00000000">
            <w:pPr>
              <w:spacing w:before="80" w:after="80"/>
              <w:jc w:val="left"/>
              <w:rPr>
                <w:rFonts w:eastAsia="宋体" w:cs="Times New Roman"/>
                <w:sz w:val="21"/>
                <w:szCs w:val="21"/>
              </w:rPr>
            </w:pPr>
            <w:r>
              <w:rPr>
                <w:rFonts w:eastAsia="宋体" w:cs="Times New Roman"/>
                <w:sz w:val="21"/>
                <w:szCs w:val="21"/>
              </w:rPr>
              <w:t>53,512</w:t>
            </w:r>
          </w:p>
        </w:tc>
        <w:tc>
          <w:tcPr>
            <w:tcW w:w="1870" w:type="dxa"/>
            <w:vAlign w:val="center"/>
          </w:tcPr>
          <w:p w14:paraId="77EFCFF2" w14:textId="77777777" w:rsidR="00963D58" w:rsidRDefault="00000000">
            <w:pPr>
              <w:spacing w:before="80" w:after="80"/>
              <w:jc w:val="left"/>
              <w:rPr>
                <w:rFonts w:eastAsia="宋体" w:cs="Times New Roman"/>
                <w:sz w:val="21"/>
                <w:szCs w:val="21"/>
              </w:rPr>
            </w:pPr>
            <w:r>
              <w:rPr>
                <w:rFonts w:eastAsia="宋体" w:cs="Times New Roman"/>
                <w:sz w:val="21"/>
                <w:szCs w:val="21"/>
              </w:rPr>
              <w:t>3.28</w:t>
            </w:r>
          </w:p>
        </w:tc>
        <w:tc>
          <w:tcPr>
            <w:tcW w:w="1870" w:type="dxa"/>
            <w:vAlign w:val="center"/>
          </w:tcPr>
          <w:p w14:paraId="46096E20" w14:textId="77777777" w:rsidR="00963D58" w:rsidRDefault="00000000">
            <w:pPr>
              <w:spacing w:before="80" w:after="80"/>
              <w:jc w:val="left"/>
              <w:rPr>
                <w:rFonts w:eastAsia="宋体" w:cs="Times New Roman"/>
                <w:sz w:val="21"/>
                <w:szCs w:val="21"/>
              </w:rPr>
            </w:pPr>
            <w:r>
              <w:rPr>
                <w:rFonts w:eastAsia="宋体" w:cs="Times New Roman"/>
                <w:sz w:val="21"/>
                <w:szCs w:val="21"/>
              </w:rPr>
              <w:t>1961-2017</w:t>
            </w:r>
          </w:p>
        </w:tc>
      </w:tr>
      <w:tr w:rsidR="00963D58" w14:paraId="3A7694FD" w14:textId="77777777">
        <w:tc>
          <w:tcPr>
            <w:tcW w:w="1870" w:type="dxa"/>
            <w:vMerge/>
            <w:vAlign w:val="center"/>
          </w:tcPr>
          <w:p w14:paraId="1497766C" w14:textId="77777777" w:rsidR="00963D58" w:rsidRDefault="00963D58">
            <w:pPr>
              <w:spacing w:before="80" w:after="80"/>
              <w:jc w:val="left"/>
              <w:rPr>
                <w:rFonts w:eastAsia="宋体" w:cs="Times New Roman"/>
                <w:sz w:val="21"/>
                <w:szCs w:val="21"/>
              </w:rPr>
            </w:pPr>
          </w:p>
        </w:tc>
        <w:tc>
          <w:tcPr>
            <w:tcW w:w="1870" w:type="dxa"/>
            <w:vAlign w:val="center"/>
          </w:tcPr>
          <w:p w14:paraId="11A6D0E6" w14:textId="77777777" w:rsidR="00963D58" w:rsidRDefault="00000000">
            <w:pPr>
              <w:spacing w:before="80" w:after="80"/>
              <w:jc w:val="left"/>
              <w:rPr>
                <w:rFonts w:eastAsia="宋体" w:cs="Times New Roman"/>
                <w:sz w:val="21"/>
                <w:szCs w:val="21"/>
              </w:rPr>
            </w:pPr>
            <w:r>
              <w:rPr>
                <w:rFonts w:eastAsia="宋体" w:cs="Times New Roman"/>
                <w:sz w:val="21"/>
                <w:szCs w:val="21"/>
              </w:rPr>
              <w:t>旧州</w:t>
            </w:r>
          </w:p>
        </w:tc>
        <w:tc>
          <w:tcPr>
            <w:tcW w:w="1870" w:type="dxa"/>
            <w:vAlign w:val="center"/>
          </w:tcPr>
          <w:p w14:paraId="47A8BBDB" w14:textId="77777777" w:rsidR="00963D58" w:rsidRDefault="00000000">
            <w:pPr>
              <w:spacing w:before="80" w:after="80"/>
              <w:jc w:val="left"/>
              <w:rPr>
                <w:rFonts w:eastAsia="宋体" w:cs="Times New Roman"/>
                <w:sz w:val="21"/>
                <w:szCs w:val="21"/>
              </w:rPr>
            </w:pPr>
            <w:r>
              <w:rPr>
                <w:rFonts w:eastAsia="宋体" w:cs="Times New Roman"/>
                <w:sz w:val="21"/>
                <w:szCs w:val="21"/>
              </w:rPr>
              <w:t>85,701</w:t>
            </w:r>
          </w:p>
        </w:tc>
        <w:tc>
          <w:tcPr>
            <w:tcW w:w="1870" w:type="dxa"/>
            <w:vAlign w:val="center"/>
          </w:tcPr>
          <w:p w14:paraId="2F3B9228" w14:textId="77777777" w:rsidR="00963D58" w:rsidRDefault="00000000">
            <w:pPr>
              <w:spacing w:before="80" w:after="80"/>
              <w:jc w:val="left"/>
              <w:rPr>
                <w:rFonts w:eastAsia="宋体" w:cs="Times New Roman"/>
                <w:sz w:val="21"/>
                <w:szCs w:val="21"/>
              </w:rPr>
            </w:pPr>
            <w:r>
              <w:rPr>
                <w:rFonts w:eastAsia="宋体" w:cs="Times New Roman"/>
                <w:sz w:val="21"/>
                <w:szCs w:val="21"/>
              </w:rPr>
              <w:t>6.33</w:t>
            </w:r>
          </w:p>
        </w:tc>
        <w:tc>
          <w:tcPr>
            <w:tcW w:w="1870" w:type="dxa"/>
            <w:vAlign w:val="center"/>
          </w:tcPr>
          <w:p w14:paraId="1B62DAF4" w14:textId="77777777" w:rsidR="00963D58" w:rsidRDefault="00000000">
            <w:pPr>
              <w:spacing w:before="80" w:after="80"/>
              <w:jc w:val="left"/>
              <w:rPr>
                <w:rFonts w:eastAsia="宋体" w:cs="Times New Roman"/>
                <w:sz w:val="21"/>
                <w:szCs w:val="21"/>
              </w:rPr>
            </w:pPr>
            <w:r>
              <w:rPr>
                <w:rFonts w:eastAsia="宋体" w:cs="Times New Roman"/>
                <w:sz w:val="21"/>
                <w:szCs w:val="21"/>
              </w:rPr>
              <w:t>1961-2018</w:t>
            </w:r>
          </w:p>
        </w:tc>
      </w:tr>
      <w:tr w:rsidR="00963D58" w14:paraId="7FA48103" w14:textId="77777777">
        <w:tc>
          <w:tcPr>
            <w:tcW w:w="1870" w:type="dxa"/>
            <w:tcBorders>
              <w:bottom w:val="single" w:sz="12" w:space="0" w:color="auto"/>
            </w:tcBorders>
            <w:vAlign w:val="center"/>
          </w:tcPr>
          <w:p w14:paraId="723E7949" w14:textId="77777777" w:rsidR="00963D58" w:rsidRDefault="00000000">
            <w:pPr>
              <w:spacing w:before="80" w:after="80"/>
              <w:jc w:val="left"/>
              <w:rPr>
                <w:rFonts w:eastAsia="宋体" w:cs="Times New Roman"/>
                <w:sz w:val="21"/>
                <w:szCs w:val="21"/>
              </w:rPr>
            </w:pPr>
            <w:r>
              <w:rPr>
                <w:rFonts w:eastAsia="宋体" w:cs="Times New Roman"/>
                <w:sz w:val="21"/>
                <w:szCs w:val="21"/>
              </w:rPr>
              <w:t>雅鲁藏布江</w:t>
            </w:r>
          </w:p>
        </w:tc>
        <w:tc>
          <w:tcPr>
            <w:tcW w:w="1870" w:type="dxa"/>
            <w:tcBorders>
              <w:bottom w:val="single" w:sz="12" w:space="0" w:color="auto"/>
            </w:tcBorders>
            <w:vAlign w:val="center"/>
          </w:tcPr>
          <w:p w14:paraId="61BFDB61" w14:textId="77777777" w:rsidR="00963D58" w:rsidRDefault="00000000">
            <w:pPr>
              <w:spacing w:before="80" w:after="80"/>
              <w:jc w:val="left"/>
              <w:rPr>
                <w:rFonts w:eastAsia="宋体" w:cs="Times New Roman"/>
                <w:sz w:val="21"/>
                <w:szCs w:val="21"/>
              </w:rPr>
            </w:pPr>
            <w:r>
              <w:rPr>
                <w:rFonts w:eastAsia="宋体" w:cs="Times New Roman"/>
                <w:sz w:val="21"/>
                <w:szCs w:val="21"/>
              </w:rPr>
              <w:t>奴下</w:t>
            </w:r>
          </w:p>
        </w:tc>
        <w:tc>
          <w:tcPr>
            <w:tcW w:w="1870" w:type="dxa"/>
            <w:tcBorders>
              <w:bottom w:val="single" w:sz="12" w:space="0" w:color="auto"/>
            </w:tcBorders>
            <w:vAlign w:val="center"/>
          </w:tcPr>
          <w:p w14:paraId="18500DCE" w14:textId="77777777" w:rsidR="00963D58" w:rsidRDefault="00000000">
            <w:pPr>
              <w:spacing w:before="80" w:after="80"/>
              <w:jc w:val="left"/>
              <w:rPr>
                <w:rFonts w:eastAsia="宋体" w:cs="Times New Roman"/>
                <w:sz w:val="21"/>
                <w:szCs w:val="21"/>
              </w:rPr>
            </w:pPr>
            <w:r>
              <w:rPr>
                <w:rFonts w:eastAsia="宋体" w:cs="Times New Roman"/>
                <w:sz w:val="21"/>
                <w:szCs w:val="21"/>
              </w:rPr>
              <w:t>201,809</w:t>
            </w:r>
          </w:p>
        </w:tc>
        <w:tc>
          <w:tcPr>
            <w:tcW w:w="1870" w:type="dxa"/>
            <w:tcBorders>
              <w:bottom w:val="single" w:sz="12" w:space="0" w:color="auto"/>
            </w:tcBorders>
            <w:vAlign w:val="center"/>
          </w:tcPr>
          <w:p w14:paraId="522E4B16" w14:textId="77777777" w:rsidR="00963D58" w:rsidRDefault="00000000">
            <w:pPr>
              <w:spacing w:before="80" w:after="80"/>
              <w:jc w:val="left"/>
              <w:rPr>
                <w:rFonts w:eastAsia="宋体" w:cs="Times New Roman"/>
                <w:sz w:val="21"/>
                <w:szCs w:val="21"/>
              </w:rPr>
            </w:pPr>
            <w:r>
              <w:rPr>
                <w:rFonts w:eastAsia="宋体" w:cs="Times New Roman"/>
                <w:sz w:val="21"/>
                <w:szCs w:val="21"/>
              </w:rPr>
              <w:t>9.56</w:t>
            </w:r>
          </w:p>
        </w:tc>
        <w:tc>
          <w:tcPr>
            <w:tcW w:w="1870" w:type="dxa"/>
            <w:tcBorders>
              <w:bottom w:val="single" w:sz="12" w:space="0" w:color="auto"/>
            </w:tcBorders>
            <w:vAlign w:val="center"/>
          </w:tcPr>
          <w:p w14:paraId="55036E1F" w14:textId="77777777" w:rsidR="00963D58" w:rsidRDefault="00000000">
            <w:pPr>
              <w:spacing w:before="80" w:after="80"/>
              <w:jc w:val="left"/>
              <w:rPr>
                <w:rFonts w:eastAsia="宋体" w:cs="Times New Roman"/>
                <w:sz w:val="21"/>
                <w:szCs w:val="21"/>
              </w:rPr>
            </w:pPr>
            <w:r>
              <w:rPr>
                <w:rFonts w:eastAsia="宋体" w:cs="Times New Roman"/>
                <w:sz w:val="21"/>
                <w:szCs w:val="21"/>
              </w:rPr>
              <w:t>1961-2020</w:t>
            </w:r>
          </w:p>
        </w:tc>
      </w:tr>
    </w:tbl>
    <w:p w14:paraId="64F6438D" w14:textId="77777777" w:rsidR="00963D58" w:rsidRDefault="00000000">
      <w:pPr>
        <w:outlineLvl w:val="3"/>
        <w:rPr>
          <w:rFonts w:eastAsia="楷体_GB2312" w:cs="Times New Roman"/>
          <w:b/>
          <w:bCs/>
          <w:sz w:val="21"/>
        </w:rPr>
      </w:pPr>
      <w:r>
        <w:rPr>
          <w:rFonts w:eastAsia="楷体_GB2312" w:cs="Times New Roman" w:hint="eastAsia"/>
          <w:b/>
          <w:bCs/>
          <w:sz w:val="21"/>
        </w:rPr>
        <w:t xml:space="preserve">2.2.1 </w:t>
      </w:r>
      <w:r>
        <w:rPr>
          <w:rFonts w:eastAsia="楷体_GB2312" w:cs="Times New Roman" w:hint="eastAsia"/>
          <w:b/>
          <w:bCs/>
          <w:sz w:val="21"/>
        </w:rPr>
        <w:t>长江源区</w:t>
      </w:r>
    </w:p>
    <w:p w14:paraId="568A74FA"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1961-2020</w:t>
      </w:r>
      <w:r>
        <w:rPr>
          <w:rFonts w:eastAsia="宋体" w:cs="Times New Roman"/>
          <w:sz w:val="21"/>
          <w:szCs w:val="21"/>
        </w:rPr>
        <w:t>年，长江源区直门达水文站，与其下游对应青藏高原出口处，攀枝花水文站，实测年降水与径流特征演变见图</w:t>
      </w:r>
      <w:r>
        <w:rPr>
          <w:rFonts w:eastAsia="宋体" w:cs="Times New Roman"/>
          <w:sz w:val="21"/>
          <w:szCs w:val="21"/>
        </w:rPr>
        <w:t>3</w:t>
      </w:r>
      <w:r>
        <w:rPr>
          <w:rFonts w:eastAsia="宋体" w:cs="Times New Roman"/>
          <w:sz w:val="21"/>
          <w:szCs w:val="21"/>
        </w:rPr>
        <w:t>。研究时段内，直门达站年降水量和径流量总体均呈增加趋势，降水量增幅为</w:t>
      </w:r>
      <w:r>
        <w:rPr>
          <w:rFonts w:eastAsia="宋体" w:cs="Times New Roman"/>
          <w:sz w:val="21"/>
          <w:szCs w:val="21"/>
        </w:rPr>
        <w:t>7.7mm / 10</w:t>
      </w:r>
      <w:r>
        <w:rPr>
          <w:rFonts w:eastAsia="宋体" w:cs="Times New Roman"/>
          <w:sz w:val="21"/>
          <w:szCs w:val="21"/>
        </w:rPr>
        <w:t>年，径流量增幅为</w:t>
      </w:r>
      <w:r>
        <w:rPr>
          <w:rFonts w:eastAsia="宋体" w:cs="Times New Roman"/>
          <w:sz w:val="21"/>
          <w:szCs w:val="21"/>
        </w:rPr>
        <w:t>6.99</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5.1% / 10</w:t>
      </w:r>
      <w:r>
        <w:rPr>
          <w:rFonts w:eastAsia="宋体" w:cs="Times New Roman"/>
          <w:sz w:val="21"/>
          <w:szCs w:val="21"/>
        </w:rPr>
        <w:t>年。</w:t>
      </w:r>
      <w:r>
        <w:rPr>
          <w:rFonts w:eastAsia="宋体" w:cs="Times New Roman"/>
          <w:sz w:val="21"/>
          <w:szCs w:val="21"/>
        </w:rPr>
        <w:t>1998</w:t>
      </w:r>
      <w:r>
        <w:rPr>
          <w:rFonts w:eastAsia="宋体" w:cs="Times New Roman"/>
          <w:sz w:val="21"/>
          <w:szCs w:val="21"/>
        </w:rPr>
        <w:t>年前，直门达流域降水量呈增加趋势，但径流呈减小趋势。</w:t>
      </w:r>
      <w:r>
        <w:rPr>
          <w:rFonts w:eastAsia="宋体" w:cs="Times New Roman"/>
          <w:sz w:val="21"/>
          <w:szCs w:val="21"/>
        </w:rPr>
        <w:t>1998</w:t>
      </w:r>
      <w:r>
        <w:rPr>
          <w:rFonts w:eastAsia="宋体" w:cs="Times New Roman"/>
          <w:sz w:val="21"/>
          <w:szCs w:val="21"/>
        </w:rPr>
        <w:t>年后，直门达流域降水呈减少趋势，但径流呈增加趋势，这与源区的冰川融水增加有关。</w:t>
      </w:r>
    </w:p>
    <w:p w14:paraId="18B68539"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lastRenderedPageBreak/>
        <w:t>研究时段内，攀枝花站年降水量与径流量整体均呈增加趋势，降水增幅为</w:t>
      </w:r>
      <w:r>
        <w:rPr>
          <w:rFonts w:eastAsia="宋体" w:cs="Times New Roman"/>
          <w:sz w:val="21"/>
          <w:szCs w:val="21"/>
        </w:rPr>
        <w:t>2.8mm / 10</w:t>
      </w:r>
      <w:r>
        <w:rPr>
          <w:rFonts w:eastAsia="宋体" w:cs="Times New Roman"/>
          <w:sz w:val="21"/>
          <w:szCs w:val="21"/>
        </w:rPr>
        <w:t>年，径流量增幅为</w:t>
      </w:r>
      <w:r>
        <w:rPr>
          <w:rFonts w:eastAsia="宋体" w:cs="Times New Roman"/>
          <w:sz w:val="21"/>
          <w:szCs w:val="21"/>
        </w:rPr>
        <w:t>12.99</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2.3% / 10</w:t>
      </w:r>
      <w:r>
        <w:rPr>
          <w:rFonts w:eastAsia="宋体" w:cs="Times New Roman"/>
          <w:sz w:val="21"/>
          <w:szCs w:val="21"/>
        </w:rPr>
        <w:t>年。径流变化趋势与降水变化趋势一致，</w:t>
      </w:r>
      <w:r>
        <w:rPr>
          <w:rFonts w:eastAsia="宋体" w:cs="Times New Roman"/>
          <w:sz w:val="21"/>
          <w:szCs w:val="21"/>
        </w:rPr>
        <w:t>1998</w:t>
      </w:r>
      <w:r>
        <w:rPr>
          <w:rFonts w:eastAsia="宋体" w:cs="Times New Roman"/>
          <w:sz w:val="21"/>
          <w:szCs w:val="21"/>
        </w:rPr>
        <w:t>年前，降水和径流呈增加趋势，之后径流随降水的减少而减少。</w:t>
      </w:r>
    </w:p>
    <w:p w14:paraId="2D218C7D" w14:textId="77777777" w:rsidR="00963D58" w:rsidRDefault="00000000">
      <w:pPr>
        <w:jc w:val="center"/>
        <w:rPr>
          <w:rFonts w:eastAsia="宋体" w:cs="Times New Roman"/>
        </w:rPr>
      </w:pPr>
      <w:r>
        <w:rPr>
          <w:rFonts w:eastAsia="宋体" w:cs="Times New Roman" w:hint="eastAsia"/>
          <w:noProof/>
        </w:rPr>
        <w:drawing>
          <wp:inline distT="0" distB="0" distL="0" distR="0" wp14:anchorId="75970542" wp14:editId="3DB1AB4A">
            <wp:extent cx="5746750" cy="3302635"/>
            <wp:effectExtent l="0" t="0" r="6350" b="12065"/>
            <wp:docPr id="1337432304" name="图片 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2304" name="图片 3" descr="图形用户界面, 应用程序&#10;&#10;AI 生成的内容可能不正确。"/>
                    <pic:cNvPicPr>
                      <a:picLocks noChangeAspect="1"/>
                    </pic:cNvPicPr>
                  </pic:nvPicPr>
                  <pic:blipFill>
                    <a:blip r:embed="rId11"/>
                    <a:stretch>
                      <a:fillRect/>
                    </a:stretch>
                  </pic:blipFill>
                  <pic:spPr>
                    <a:xfrm>
                      <a:off x="0" y="0"/>
                      <a:ext cx="5746750" cy="3302635"/>
                    </a:xfrm>
                    <a:prstGeom prst="rect">
                      <a:avLst/>
                    </a:prstGeom>
                  </pic:spPr>
                </pic:pic>
              </a:graphicData>
            </a:graphic>
          </wp:inline>
        </w:drawing>
      </w:r>
    </w:p>
    <w:p w14:paraId="7B175466"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4 </w:t>
      </w:r>
      <w:r>
        <w:rPr>
          <w:rFonts w:eastAsia="宋体" w:cs="Times New Roman" w:hint="eastAsia"/>
          <w:b/>
          <w:bCs/>
          <w:sz w:val="18"/>
        </w:rPr>
        <w:t>长江源区直门达和攀枝花水文站年降水与径流变化特征</w:t>
      </w:r>
    </w:p>
    <w:p w14:paraId="490DC7B6"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4 Annual Precipitation and Runoff Characteristics of Zhimen Da and Panzhihua Hydrological Stations in the Source Region of the Yangtze River</w:t>
      </w:r>
    </w:p>
    <w:p w14:paraId="30B3784B" w14:textId="77777777" w:rsidR="00963D58" w:rsidRDefault="00000000">
      <w:pPr>
        <w:outlineLvl w:val="3"/>
        <w:rPr>
          <w:rFonts w:eastAsia="楷体_GB2312" w:cs="Times New Roman"/>
          <w:b/>
          <w:bCs/>
          <w:sz w:val="21"/>
        </w:rPr>
      </w:pPr>
      <w:r>
        <w:rPr>
          <w:rFonts w:eastAsia="楷体_GB2312" w:cs="Times New Roman" w:hint="eastAsia"/>
          <w:b/>
          <w:bCs/>
          <w:sz w:val="21"/>
        </w:rPr>
        <w:t xml:space="preserve">2.2.2 </w:t>
      </w:r>
      <w:r>
        <w:rPr>
          <w:rFonts w:eastAsia="楷体_GB2312" w:cs="Times New Roman" w:hint="eastAsia"/>
          <w:b/>
          <w:bCs/>
          <w:sz w:val="21"/>
        </w:rPr>
        <w:t>黄河源区</w:t>
      </w:r>
    </w:p>
    <w:p w14:paraId="701AB3A7"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1961-2020</w:t>
      </w:r>
      <w:r>
        <w:rPr>
          <w:rFonts w:eastAsia="宋体" w:cs="Times New Roman"/>
          <w:sz w:val="21"/>
          <w:szCs w:val="21"/>
        </w:rPr>
        <w:t>年，黄河源区唐乃亥水文站，与其下游对应青藏高原出口处，兰州水文站，实测年降水与径流特征演变见图</w:t>
      </w:r>
      <w:r>
        <w:rPr>
          <w:rFonts w:eastAsia="宋体" w:cs="Times New Roman"/>
          <w:sz w:val="21"/>
          <w:szCs w:val="21"/>
        </w:rPr>
        <w:t>3</w:t>
      </w:r>
      <w:r>
        <w:rPr>
          <w:rFonts w:eastAsia="宋体" w:cs="Times New Roman"/>
          <w:sz w:val="21"/>
          <w:szCs w:val="21"/>
        </w:rPr>
        <w:t>。研究时段内，唐乃亥水文站降水量总体呈上升趋势，增幅为</w:t>
      </w:r>
      <w:r>
        <w:rPr>
          <w:rFonts w:eastAsia="宋体" w:cs="Times New Roman"/>
          <w:sz w:val="21"/>
          <w:szCs w:val="21"/>
        </w:rPr>
        <w:t>10.8mm / 10</w:t>
      </w:r>
      <w:r>
        <w:rPr>
          <w:rFonts w:eastAsia="宋体" w:cs="Times New Roman"/>
          <w:sz w:val="21"/>
          <w:szCs w:val="21"/>
        </w:rPr>
        <w:t>年，而径流量总体呈下降趋势，减幅为</w:t>
      </w:r>
      <w:r>
        <w:rPr>
          <w:rFonts w:eastAsia="宋体" w:cs="Times New Roman"/>
          <w:sz w:val="21"/>
          <w:szCs w:val="21"/>
        </w:rPr>
        <w:t>-6.48</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3.2% / 10</w:t>
      </w:r>
      <w:r>
        <w:rPr>
          <w:rFonts w:eastAsia="宋体" w:cs="Times New Roman"/>
          <w:sz w:val="21"/>
          <w:szCs w:val="21"/>
        </w:rPr>
        <w:t>年。</w:t>
      </w:r>
      <w:r>
        <w:rPr>
          <w:rFonts w:eastAsia="宋体" w:cs="Times New Roman"/>
          <w:sz w:val="21"/>
          <w:szCs w:val="21"/>
        </w:rPr>
        <w:t>1998</w:t>
      </w:r>
      <w:r>
        <w:rPr>
          <w:rFonts w:eastAsia="宋体" w:cs="Times New Roman"/>
          <w:sz w:val="21"/>
          <w:szCs w:val="21"/>
        </w:rPr>
        <w:t>年后，唐乃亥站降水增加显著，增幅为</w:t>
      </w:r>
      <w:r>
        <w:rPr>
          <w:rFonts w:eastAsia="宋体" w:cs="Times New Roman"/>
          <w:sz w:val="21"/>
          <w:szCs w:val="21"/>
        </w:rPr>
        <w:t>90.4mm / 10</w:t>
      </w:r>
      <w:r>
        <w:rPr>
          <w:rFonts w:eastAsia="宋体" w:cs="Times New Roman"/>
          <w:sz w:val="21"/>
          <w:szCs w:val="21"/>
        </w:rPr>
        <w:t>年，对应的径流显著增加，增幅为</w:t>
      </w:r>
      <w:r>
        <w:rPr>
          <w:rFonts w:eastAsia="宋体" w:cs="Times New Roman"/>
          <w:sz w:val="21"/>
          <w:szCs w:val="21"/>
        </w:rPr>
        <w:t>24.7</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12.2% / 10</w:t>
      </w:r>
      <w:r>
        <w:rPr>
          <w:rFonts w:eastAsia="宋体" w:cs="Times New Roman"/>
          <w:sz w:val="21"/>
          <w:szCs w:val="21"/>
        </w:rPr>
        <w:t>年。</w:t>
      </w:r>
    </w:p>
    <w:p w14:paraId="4B6B08C6"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研究时段内，兰州水文站年降水量总体呈上升趋势，增幅为</w:t>
      </w:r>
      <w:r>
        <w:rPr>
          <w:rFonts w:eastAsia="宋体" w:cs="Times New Roman"/>
          <w:sz w:val="21"/>
          <w:szCs w:val="21"/>
        </w:rPr>
        <w:t>9.6mm / 10</w:t>
      </w:r>
      <w:r>
        <w:rPr>
          <w:rFonts w:eastAsia="宋体" w:cs="Times New Roman"/>
          <w:sz w:val="21"/>
          <w:szCs w:val="21"/>
        </w:rPr>
        <w:t>年，而径流量总体呈下降趋势，减幅为</w:t>
      </w:r>
      <w:r>
        <w:rPr>
          <w:rFonts w:eastAsia="宋体" w:cs="Times New Roman"/>
          <w:sz w:val="21"/>
          <w:szCs w:val="21"/>
        </w:rPr>
        <w:t>-6.28</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2.0% / 10</w:t>
      </w:r>
      <w:r>
        <w:rPr>
          <w:rFonts w:eastAsia="宋体" w:cs="Times New Roman"/>
          <w:sz w:val="21"/>
          <w:szCs w:val="21"/>
        </w:rPr>
        <w:t>年。</w:t>
      </w:r>
      <w:r>
        <w:rPr>
          <w:rFonts w:eastAsia="宋体" w:cs="Times New Roman"/>
          <w:sz w:val="21"/>
          <w:szCs w:val="21"/>
        </w:rPr>
        <w:t>1998</w:t>
      </w:r>
      <w:r>
        <w:rPr>
          <w:rFonts w:eastAsia="宋体" w:cs="Times New Roman"/>
          <w:sz w:val="21"/>
          <w:szCs w:val="21"/>
        </w:rPr>
        <w:t>年前降水趋势不显著，径流呈减少趋势，之后降水显著增加，增加幅度为</w:t>
      </w:r>
      <w:r>
        <w:rPr>
          <w:rFonts w:eastAsia="宋体" w:cs="Times New Roman"/>
          <w:sz w:val="21"/>
          <w:szCs w:val="21"/>
        </w:rPr>
        <w:t>80.4mm / 10</w:t>
      </w:r>
      <w:r>
        <w:rPr>
          <w:rFonts w:eastAsia="宋体" w:cs="Times New Roman"/>
          <w:sz w:val="21"/>
          <w:szCs w:val="21"/>
        </w:rPr>
        <w:t>年，导致径流显著增加，增加幅度为</w:t>
      </w:r>
      <w:r>
        <w:rPr>
          <w:rFonts w:eastAsia="宋体" w:cs="Times New Roman"/>
          <w:sz w:val="21"/>
          <w:szCs w:val="21"/>
        </w:rPr>
        <w:t>78.8</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25.1% / 10</w:t>
      </w:r>
      <w:r>
        <w:rPr>
          <w:rFonts w:eastAsia="宋体" w:cs="Times New Roman"/>
          <w:sz w:val="21"/>
          <w:szCs w:val="21"/>
        </w:rPr>
        <w:t>年。</w:t>
      </w:r>
    </w:p>
    <w:p w14:paraId="643C7E8D" w14:textId="77777777" w:rsidR="00963D58" w:rsidRDefault="00000000">
      <w:pPr>
        <w:jc w:val="center"/>
        <w:rPr>
          <w:rFonts w:eastAsia="宋体" w:cs="Times New Roman"/>
        </w:rPr>
      </w:pPr>
      <w:r>
        <w:rPr>
          <w:rFonts w:eastAsia="宋体" w:cs="Times New Roman" w:hint="eastAsia"/>
          <w:noProof/>
        </w:rPr>
        <w:lastRenderedPageBreak/>
        <w:drawing>
          <wp:inline distT="0" distB="0" distL="0" distR="0" wp14:anchorId="64050887" wp14:editId="30250A4C">
            <wp:extent cx="5329555" cy="2667000"/>
            <wp:effectExtent l="0" t="0" r="4445" b="0"/>
            <wp:docPr id="207360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5250" name="图片 3"/>
                    <pic:cNvPicPr>
                      <a:picLocks noChangeAspect="1"/>
                    </pic:cNvPicPr>
                  </pic:nvPicPr>
                  <pic:blipFill>
                    <a:blip r:embed="rId12"/>
                    <a:stretch>
                      <a:fillRect/>
                    </a:stretch>
                  </pic:blipFill>
                  <pic:spPr>
                    <a:xfrm>
                      <a:off x="0" y="0"/>
                      <a:ext cx="5329555" cy="2667000"/>
                    </a:xfrm>
                    <a:prstGeom prst="rect">
                      <a:avLst/>
                    </a:prstGeom>
                  </pic:spPr>
                </pic:pic>
              </a:graphicData>
            </a:graphic>
          </wp:inline>
        </w:drawing>
      </w:r>
    </w:p>
    <w:p w14:paraId="7FCFD344"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5 </w:t>
      </w:r>
      <w:r>
        <w:rPr>
          <w:rFonts w:eastAsia="宋体" w:cs="Times New Roman" w:hint="eastAsia"/>
          <w:b/>
          <w:bCs/>
          <w:sz w:val="18"/>
        </w:rPr>
        <w:t>黄河源区唐乃亥和兰州水文站年降水与径流变化特征</w:t>
      </w:r>
    </w:p>
    <w:p w14:paraId="62E8D50E"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5 Annual Precipitation and Runoff Characteristics of Tangnaihai and Lanzhou Hydrological Stations in the Source Region of the Yellow River</w:t>
      </w:r>
    </w:p>
    <w:p w14:paraId="194275F2" w14:textId="77777777" w:rsidR="00963D58" w:rsidRDefault="00000000">
      <w:pPr>
        <w:outlineLvl w:val="3"/>
        <w:rPr>
          <w:rFonts w:eastAsia="楷体_GB2312" w:cs="Times New Roman"/>
          <w:b/>
          <w:bCs/>
          <w:sz w:val="21"/>
        </w:rPr>
      </w:pPr>
      <w:r>
        <w:rPr>
          <w:rFonts w:eastAsia="楷体_GB2312" w:cs="Times New Roman" w:hint="eastAsia"/>
          <w:b/>
          <w:bCs/>
          <w:sz w:val="21"/>
        </w:rPr>
        <w:t xml:space="preserve">2.2.3 </w:t>
      </w:r>
      <w:r>
        <w:rPr>
          <w:rFonts w:eastAsia="楷体_GB2312" w:cs="Times New Roman" w:hint="eastAsia"/>
          <w:b/>
          <w:bCs/>
          <w:sz w:val="21"/>
        </w:rPr>
        <w:t>澜沧江源区</w:t>
      </w:r>
    </w:p>
    <w:p w14:paraId="25B3820F"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1961-2020</w:t>
      </w:r>
      <w:r>
        <w:rPr>
          <w:rFonts w:eastAsia="宋体" w:cs="Times New Roman"/>
          <w:sz w:val="21"/>
          <w:szCs w:val="21"/>
        </w:rPr>
        <w:t>年，澜沧江源区昌都水文站，与其下游对应青藏高原出口处，旧州水文站，实测年降水与径流特征演变见图</w:t>
      </w:r>
      <w:r>
        <w:rPr>
          <w:rFonts w:eastAsia="宋体" w:cs="Times New Roman"/>
          <w:sz w:val="21"/>
          <w:szCs w:val="21"/>
        </w:rPr>
        <w:t>5</w:t>
      </w:r>
      <w:r>
        <w:rPr>
          <w:rFonts w:eastAsia="宋体" w:cs="Times New Roman"/>
          <w:sz w:val="21"/>
          <w:szCs w:val="21"/>
        </w:rPr>
        <w:t>。研究时段内，昌都站年降水量和径流量总体均呈增加趋势，降水量增幅为</w:t>
      </w:r>
      <w:r>
        <w:rPr>
          <w:rFonts w:eastAsia="宋体" w:cs="Times New Roman"/>
          <w:sz w:val="21"/>
          <w:szCs w:val="21"/>
        </w:rPr>
        <w:t>9.8mm / 10</w:t>
      </w:r>
      <w:r>
        <w:rPr>
          <w:rFonts w:eastAsia="宋体" w:cs="Times New Roman"/>
          <w:sz w:val="21"/>
          <w:szCs w:val="21"/>
        </w:rPr>
        <w:t>年，径流量增幅为</w:t>
      </w:r>
      <w:r>
        <w:rPr>
          <w:rFonts w:eastAsia="宋体" w:cs="Times New Roman"/>
          <w:sz w:val="21"/>
          <w:szCs w:val="21"/>
        </w:rPr>
        <w:t>2.62</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2.3% / 10</w:t>
      </w:r>
      <w:r>
        <w:rPr>
          <w:rFonts w:eastAsia="宋体" w:cs="Times New Roman"/>
          <w:sz w:val="21"/>
          <w:szCs w:val="21"/>
        </w:rPr>
        <w:t>年。</w:t>
      </w:r>
      <w:r>
        <w:rPr>
          <w:rFonts w:eastAsia="宋体" w:cs="Times New Roman"/>
          <w:sz w:val="21"/>
          <w:szCs w:val="21"/>
        </w:rPr>
        <w:t>1998</w:t>
      </w:r>
      <w:r>
        <w:rPr>
          <w:rFonts w:eastAsia="宋体" w:cs="Times New Roman"/>
          <w:sz w:val="21"/>
          <w:szCs w:val="21"/>
        </w:rPr>
        <w:t>年前，昌都流域降水量呈增加趋势，但径流呈减小趋势。</w:t>
      </w:r>
      <w:r>
        <w:rPr>
          <w:rFonts w:eastAsia="宋体" w:cs="Times New Roman"/>
          <w:sz w:val="21"/>
          <w:szCs w:val="21"/>
        </w:rPr>
        <w:t>1998</w:t>
      </w:r>
      <w:r>
        <w:rPr>
          <w:rFonts w:eastAsia="宋体" w:cs="Times New Roman"/>
          <w:sz w:val="21"/>
          <w:szCs w:val="21"/>
        </w:rPr>
        <w:t>年后，昌都流域降水呈不显著增加趋势，但径流呈增加趋势，这与源区的冰川融水增加有关。</w:t>
      </w:r>
    </w:p>
    <w:p w14:paraId="72913550"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研究时段内，旧州站年降水量呈增加趋势，增幅为</w:t>
      </w:r>
      <w:r>
        <w:rPr>
          <w:rFonts w:eastAsia="宋体" w:cs="Times New Roman"/>
          <w:sz w:val="21"/>
          <w:szCs w:val="21"/>
        </w:rPr>
        <w:t>3.1mm / 10</w:t>
      </w:r>
      <w:r>
        <w:rPr>
          <w:rFonts w:eastAsia="宋体" w:cs="Times New Roman"/>
          <w:sz w:val="21"/>
          <w:szCs w:val="21"/>
        </w:rPr>
        <w:t>年，但径流呈不显著的减少趋势，减幅为</w:t>
      </w:r>
      <w:r>
        <w:rPr>
          <w:rFonts w:eastAsia="宋体" w:cs="Times New Roman"/>
          <w:sz w:val="21"/>
          <w:szCs w:val="21"/>
        </w:rPr>
        <w:t>1.64</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-0.5% / 10</w:t>
      </w:r>
      <w:r>
        <w:rPr>
          <w:rFonts w:eastAsia="宋体" w:cs="Times New Roman"/>
          <w:sz w:val="21"/>
          <w:szCs w:val="21"/>
        </w:rPr>
        <w:t>年。径流变化趋势与降水变化趋势一致，</w:t>
      </w:r>
      <w:r>
        <w:rPr>
          <w:rFonts w:eastAsia="宋体" w:cs="Times New Roman"/>
          <w:sz w:val="21"/>
          <w:szCs w:val="21"/>
        </w:rPr>
        <w:t>1998</w:t>
      </w:r>
      <w:r>
        <w:rPr>
          <w:rFonts w:eastAsia="宋体" w:cs="Times New Roman"/>
          <w:sz w:val="21"/>
          <w:szCs w:val="21"/>
        </w:rPr>
        <w:t>年后径流随降水的减少而减少。</w:t>
      </w:r>
    </w:p>
    <w:p w14:paraId="47B74349" w14:textId="77777777" w:rsidR="00963D58" w:rsidRDefault="00000000">
      <w:pPr>
        <w:jc w:val="center"/>
        <w:rPr>
          <w:rFonts w:eastAsia="宋体" w:cs="Times New Roman"/>
        </w:rPr>
      </w:pPr>
      <w:r>
        <w:rPr>
          <w:rFonts w:eastAsia="宋体" w:cs="Times New Roman" w:hint="eastAsia"/>
          <w:noProof/>
        </w:rPr>
        <w:drawing>
          <wp:inline distT="0" distB="0" distL="0" distR="0" wp14:anchorId="1808C4A0" wp14:editId="236BFEC0">
            <wp:extent cx="5276850" cy="2549525"/>
            <wp:effectExtent l="0" t="0" r="0" b="3175"/>
            <wp:docPr id="21352451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5172" name="图片 3"/>
                    <pic:cNvPicPr>
                      <a:picLocks noChangeAspect="1"/>
                    </pic:cNvPicPr>
                  </pic:nvPicPr>
                  <pic:blipFill>
                    <a:blip r:embed="rId13"/>
                    <a:stretch>
                      <a:fillRect/>
                    </a:stretch>
                  </pic:blipFill>
                  <pic:spPr>
                    <a:xfrm>
                      <a:off x="0" y="0"/>
                      <a:ext cx="5276850" cy="2549525"/>
                    </a:xfrm>
                    <a:prstGeom prst="rect">
                      <a:avLst/>
                    </a:prstGeom>
                  </pic:spPr>
                </pic:pic>
              </a:graphicData>
            </a:graphic>
          </wp:inline>
        </w:drawing>
      </w:r>
    </w:p>
    <w:p w14:paraId="5C9D1FDC"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6 </w:t>
      </w:r>
      <w:r>
        <w:rPr>
          <w:rFonts w:eastAsia="宋体" w:cs="Times New Roman" w:hint="eastAsia"/>
          <w:b/>
          <w:bCs/>
          <w:sz w:val="18"/>
        </w:rPr>
        <w:t>澜沧江源区昌都和旧州水文站年降水与径流变化特征</w:t>
      </w:r>
    </w:p>
    <w:p w14:paraId="12DC1AAF"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6 Annual Precipitation and Runoff Characteristics of Hydrological Stations in Changdu and Jiuzhou in the </w:t>
      </w:r>
      <w:r>
        <w:rPr>
          <w:rFonts w:eastAsia="宋体" w:cs="Times New Roman" w:hint="eastAsia"/>
          <w:b/>
          <w:bCs/>
          <w:sz w:val="18"/>
        </w:rPr>
        <w:lastRenderedPageBreak/>
        <w:t>Source Region of Lancang River</w:t>
      </w:r>
    </w:p>
    <w:p w14:paraId="20F8644C" w14:textId="77777777" w:rsidR="00963D58" w:rsidRDefault="00000000">
      <w:pPr>
        <w:outlineLvl w:val="3"/>
        <w:rPr>
          <w:rFonts w:eastAsia="楷体_GB2312" w:cs="Times New Roman"/>
          <w:b/>
          <w:bCs/>
          <w:sz w:val="21"/>
        </w:rPr>
      </w:pPr>
      <w:r>
        <w:rPr>
          <w:rFonts w:eastAsia="楷体_GB2312" w:cs="Times New Roman" w:hint="eastAsia"/>
          <w:b/>
          <w:bCs/>
          <w:sz w:val="21"/>
        </w:rPr>
        <w:t xml:space="preserve">2.2.4 </w:t>
      </w:r>
      <w:r>
        <w:rPr>
          <w:rFonts w:eastAsia="楷体_GB2312" w:cs="Times New Roman" w:hint="eastAsia"/>
          <w:b/>
          <w:bCs/>
          <w:sz w:val="21"/>
        </w:rPr>
        <w:t>雅鲁藏布江源区</w:t>
      </w:r>
    </w:p>
    <w:p w14:paraId="742C7E57"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1961-2020</w:t>
      </w:r>
      <w:r>
        <w:rPr>
          <w:rFonts w:eastAsia="宋体" w:cs="Times New Roman"/>
          <w:sz w:val="21"/>
          <w:szCs w:val="21"/>
        </w:rPr>
        <w:t>年，雅鲁藏布江源区奴下水文站，实测年降水与径流特征演变见图</w:t>
      </w:r>
      <w:r>
        <w:rPr>
          <w:rFonts w:eastAsia="宋体" w:cs="Times New Roman"/>
          <w:sz w:val="21"/>
          <w:szCs w:val="21"/>
        </w:rPr>
        <w:t>6</w:t>
      </w:r>
      <w:r>
        <w:rPr>
          <w:rFonts w:eastAsia="宋体" w:cs="Times New Roman"/>
          <w:sz w:val="21"/>
          <w:szCs w:val="21"/>
        </w:rPr>
        <w:t>。研究时段内，奴下站年降水量和径流量总体均呈不显著增加趋势，降水量增幅为</w:t>
      </w:r>
      <w:r>
        <w:rPr>
          <w:rFonts w:eastAsia="宋体" w:cs="Times New Roman"/>
          <w:sz w:val="21"/>
          <w:szCs w:val="21"/>
        </w:rPr>
        <w:t>0.2mm / 10</w:t>
      </w:r>
      <w:r>
        <w:rPr>
          <w:rFonts w:eastAsia="宋体" w:cs="Times New Roman"/>
          <w:sz w:val="21"/>
          <w:szCs w:val="21"/>
        </w:rPr>
        <w:t>年，径流量增幅为</w:t>
      </w:r>
      <w:r>
        <w:rPr>
          <w:rFonts w:eastAsia="宋体" w:cs="Times New Roman"/>
          <w:sz w:val="21"/>
          <w:szCs w:val="21"/>
        </w:rPr>
        <w:t>3.37</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0.6% / 10</w:t>
      </w:r>
      <w:r>
        <w:rPr>
          <w:rFonts w:eastAsia="宋体" w:cs="Times New Roman"/>
          <w:sz w:val="21"/>
          <w:szCs w:val="21"/>
        </w:rPr>
        <w:t>年。</w:t>
      </w:r>
      <w:r>
        <w:rPr>
          <w:rFonts w:eastAsia="宋体" w:cs="Times New Roman"/>
          <w:sz w:val="21"/>
          <w:szCs w:val="21"/>
        </w:rPr>
        <w:t>1998</w:t>
      </w:r>
      <w:r>
        <w:rPr>
          <w:rFonts w:eastAsia="宋体" w:cs="Times New Roman"/>
          <w:sz w:val="21"/>
          <w:szCs w:val="21"/>
        </w:rPr>
        <w:t>年前，奴下流域降水量呈不显著增加趋势，但径流呈减小趋势。</w:t>
      </w:r>
      <w:r>
        <w:rPr>
          <w:rFonts w:eastAsia="宋体" w:cs="Times New Roman"/>
          <w:sz w:val="21"/>
          <w:szCs w:val="21"/>
        </w:rPr>
        <w:t>1998</w:t>
      </w:r>
      <w:r>
        <w:rPr>
          <w:rFonts w:eastAsia="宋体" w:cs="Times New Roman"/>
          <w:sz w:val="21"/>
          <w:szCs w:val="21"/>
        </w:rPr>
        <w:t>年后，奴下流域降水呈显著减少趋势，导致径流呈减少趋势，降水减幅为</w:t>
      </w:r>
      <w:r>
        <w:rPr>
          <w:rFonts w:eastAsia="宋体" w:cs="Times New Roman"/>
          <w:sz w:val="21"/>
          <w:szCs w:val="21"/>
        </w:rPr>
        <w:t>-72.8mm / 10</w:t>
      </w:r>
      <w:r>
        <w:rPr>
          <w:rFonts w:eastAsia="宋体" w:cs="Times New Roman"/>
          <w:sz w:val="21"/>
          <w:szCs w:val="21"/>
        </w:rPr>
        <w:t>年，径流减幅为</w:t>
      </w:r>
      <w:r>
        <w:rPr>
          <w:rFonts w:eastAsia="宋体" w:cs="Times New Roman"/>
          <w:sz w:val="21"/>
          <w:szCs w:val="21"/>
        </w:rPr>
        <w:t>33. 7</w:t>
      </w:r>
      <w:r>
        <w:rPr>
          <w:rFonts w:eastAsia="宋体" w:cs="Times New Roman"/>
          <w:sz w:val="21"/>
          <w:szCs w:val="21"/>
        </w:rPr>
        <w:t>亿</w:t>
      </w:r>
      <w:r>
        <w:rPr>
          <w:rFonts w:eastAsia="宋体" w:cs="Times New Roman"/>
          <w:sz w:val="21"/>
          <w:szCs w:val="21"/>
        </w:rPr>
        <w:t>m</w:t>
      </w:r>
      <w:r>
        <w:rPr>
          <w:rFonts w:eastAsia="宋体" w:cs="Times New Roman"/>
          <w:sz w:val="21"/>
          <w:szCs w:val="21"/>
          <w:vertAlign w:val="superscript"/>
        </w:rPr>
        <w:t xml:space="preserve">3 </w:t>
      </w:r>
      <w:r>
        <w:rPr>
          <w:rFonts w:eastAsia="宋体" w:cs="Times New Roman"/>
          <w:sz w:val="21"/>
          <w:szCs w:val="21"/>
        </w:rPr>
        <w:t>/ 10</w:t>
      </w:r>
      <w:r>
        <w:rPr>
          <w:rFonts w:eastAsia="宋体" w:cs="Times New Roman"/>
          <w:sz w:val="21"/>
          <w:szCs w:val="21"/>
        </w:rPr>
        <w:t>年，对应比例为</w:t>
      </w:r>
      <w:r>
        <w:rPr>
          <w:rFonts w:eastAsia="宋体" w:cs="Times New Roman"/>
          <w:sz w:val="21"/>
          <w:szCs w:val="21"/>
        </w:rPr>
        <w:t>-6.0% / 10</w:t>
      </w:r>
      <w:r>
        <w:rPr>
          <w:rFonts w:eastAsia="宋体" w:cs="Times New Roman"/>
          <w:sz w:val="21"/>
          <w:szCs w:val="21"/>
        </w:rPr>
        <w:t>年。</w:t>
      </w:r>
    </w:p>
    <w:p w14:paraId="69F7BB6D" w14:textId="77777777" w:rsidR="00963D58" w:rsidRDefault="00000000">
      <w:pPr>
        <w:rPr>
          <w:rFonts w:eastAsia="宋体" w:cs="Times New Roman"/>
        </w:rPr>
      </w:pPr>
      <w:r>
        <w:rPr>
          <w:rFonts w:eastAsia="宋体" w:cs="Times New Roman" w:hint="eastAsia"/>
          <w:noProof/>
        </w:rPr>
        <w:drawing>
          <wp:inline distT="0" distB="0" distL="0" distR="0" wp14:anchorId="0118D050" wp14:editId="2FFC4842">
            <wp:extent cx="5999480" cy="1487170"/>
            <wp:effectExtent l="0" t="0" r="1270" b="17780"/>
            <wp:docPr id="115237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261" name="图片 3"/>
                    <pic:cNvPicPr>
                      <a:picLocks noChangeAspect="1"/>
                    </pic:cNvPicPr>
                  </pic:nvPicPr>
                  <pic:blipFill>
                    <a:blip r:embed="rId14"/>
                    <a:stretch>
                      <a:fillRect/>
                    </a:stretch>
                  </pic:blipFill>
                  <pic:spPr>
                    <a:xfrm>
                      <a:off x="0" y="0"/>
                      <a:ext cx="5999703" cy="1487472"/>
                    </a:xfrm>
                    <a:prstGeom prst="rect">
                      <a:avLst/>
                    </a:prstGeom>
                  </pic:spPr>
                </pic:pic>
              </a:graphicData>
            </a:graphic>
          </wp:inline>
        </w:drawing>
      </w:r>
    </w:p>
    <w:p w14:paraId="5FDE2D1F" w14:textId="77777777" w:rsidR="00963D58" w:rsidRDefault="00000000">
      <w:pPr>
        <w:shd w:val="clear" w:color="auto" w:fill="FFFFFF" w:themeFill="background1"/>
        <w:jc w:val="center"/>
        <w:rPr>
          <w:rFonts w:eastAsia="宋体" w:cs="Times New Roman"/>
          <w:b/>
          <w:bCs/>
          <w:sz w:val="18"/>
        </w:rPr>
      </w:pPr>
      <w:r>
        <w:rPr>
          <w:rFonts w:eastAsia="宋体" w:cs="Times New Roman" w:hint="eastAsia"/>
          <w:b/>
          <w:bCs/>
          <w:sz w:val="18"/>
        </w:rPr>
        <w:t>图</w:t>
      </w:r>
      <w:r>
        <w:rPr>
          <w:rFonts w:eastAsia="宋体" w:cs="Times New Roman" w:hint="eastAsia"/>
          <w:b/>
          <w:bCs/>
          <w:sz w:val="18"/>
        </w:rPr>
        <w:t xml:space="preserve"> 7 </w:t>
      </w:r>
      <w:r>
        <w:rPr>
          <w:rFonts w:eastAsia="宋体" w:cs="Times New Roman" w:hint="eastAsia"/>
          <w:b/>
          <w:bCs/>
          <w:sz w:val="18"/>
        </w:rPr>
        <w:t>雅鲁藏布江源区奴下水文站年降水与径流变化特征</w:t>
      </w:r>
    </w:p>
    <w:p w14:paraId="6975E702" w14:textId="77777777" w:rsidR="00963D58" w:rsidRDefault="00000000">
      <w:pPr>
        <w:shd w:val="clear" w:color="auto" w:fill="FFFFFF" w:themeFill="background1"/>
        <w:jc w:val="center"/>
        <w:rPr>
          <w:rFonts w:eastAsia="宋体" w:cs="Times New Roman"/>
          <w:b/>
          <w:bCs/>
          <w:sz w:val="18"/>
        </w:rPr>
      </w:pPr>
      <w:r>
        <w:rPr>
          <w:rFonts w:eastAsia="宋体" w:cs="Times New Roman"/>
          <w:b/>
          <w:bCs/>
          <w:sz w:val="18"/>
        </w:rPr>
        <w:t>Fig.</w:t>
      </w:r>
      <w:r>
        <w:rPr>
          <w:rFonts w:eastAsia="宋体" w:cs="Times New Roman" w:hint="eastAsia"/>
          <w:b/>
          <w:bCs/>
          <w:sz w:val="18"/>
        </w:rPr>
        <w:t xml:space="preserve"> 7 Annual Precipitation and Runoff Characteristics of Nu Xia Hydrological Station in the Source Region of the Yarlung Zangbo River</w:t>
      </w:r>
    </w:p>
    <w:p w14:paraId="6B2C3561" w14:textId="77777777" w:rsidR="00963D58" w:rsidRDefault="00000000">
      <w:pPr>
        <w:outlineLvl w:val="3"/>
        <w:rPr>
          <w:rFonts w:eastAsia="楷体_GB2312" w:cs="Times New Roman"/>
          <w:b/>
          <w:bCs/>
          <w:sz w:val="21"/>
        </w:rPr>
      </w:pPr>
      <w:r>
        <w:rPr>
          <w:rFonts w:eastAsia="楷体_GB2312" w:cs="Times New Roman" w:hint="eastAsia"/>
          <w:b/>
          <w:bCs/>
          <w:sz w:val="21"/>
        </w:rPr>
        <w:t xml:space="preserve">2.2.5 </w:t>
      </w:r>
      <w:r>
        <w:rPr>
          <w:rFonts w:eastAsia="楷体_GB2312" w:cs="Times New Roman" w:hint="eastAsia"/>
          <w:b/>
          <w:bCs/>
          <w:sz w:val="21"/>
        </w:rPr>
        <w:t>青藏高原河川径流变化的基本认识</w:t>
      </w:r>
    </w:p>
    <w:p w14:paraId="1A08BB88"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总体而言，在青藏高原典型流域的径流序列中，</w:t>
      </w:r>
      <w:r>
        <w:rPr>
          <w:rFonts w:eastAsia="宋体" w:cs="Times New Roman"/>
          <w:sz w:val="21"/>
          <w:szCs w:val="21"/>
        </w:rPr>
        <w:t>1998</w:t>
      </w:r>
      <w:r>
        <w:rPr>
          <w:rFonts w:eastAsia="宋体" w:cs="Times New Roman"/>
          <w:sz w:val="21"/>
          <w:szCs w:val="21"/>
        </w:rPr>
        <w:t>年是一个重要的转折点，说明水文分析序列长度选择的重要性。北部黄河流域径流总体上呈减少趋势，但由于</w:t>
      </w:r>
      <w:r>
        <w:rPr>
          <w:rFonts w:eastAsia="宋体" w:cs="Times New Roman"/>
          <w:sz w:val="21"/>
          <w:szCs w:val="21"/>
        </w:rPr>
        <w:t>1998</w:t>
      </w:r>
      <w:r>
        <w:rPr>
          <w:rFonts w:eastAsia="宋体" w:cs="Times New Roman"/>
          <w:sz w:val="21"/>
          <w:szCs w:val="21"/>
        </w:rPr>
        <w:t>年后降水增加，径流由原来的减少转为增加趋势。南部源区</w:t>
      </w:r>
      <w:r>
        <w:rPr>
          <w:rFonts w:eastAsia="宋体" w:cs="Times New Roman"/>
          <w:sz w:val="21"/>
          <w:szCs w:val="21"/>
        </w:rPr>
        <w:t>1998</w:t>
      </w:r>
      <w:r>
        <w:rPr>
          <w:rFonts w:eastAsia="宋体" w:cs="Times New Roman"/>
          <w:sz w:val="21"/>
          <w:szCs w:val="21"/>
        </w:rPr>
        <w:t>年之后，随着冰川融水加速，河流上游地区虽然降雨减少，但径流却呈现增加的趋势。这将影响到水资源的可持续利用，因为随着温度的持续上升，冰川会越来越少，冰川融水也会越来越少；源区外的南部河流，</w:t>
      </w:r>
      <w:r>
        <w:rPr>
          <w:rFonts w:eastAsia="宋体" w:cs="Times New Roman"/>
          <w:sz w:val="21"/>
          <w:szCs w:val="21"/>
        </w:rPr>
        <w:t>1998</w:t>
      </w:r>
      <w:r>
        <w:rPr>
          <w:rFonts w:eastAsia="宋体" w:cs="Times New Roman"/>
          <w:sz w:val="21"/>
          <w:szCs w:val="21"/>
        </w:rPr>
        <w:t>年之后随着降水的减少，径流量呈现更加明显的减少趋势，已经影响并且会挑战区域的水安全。</w:t>
      </w:r>
    </w:p>
    <w:p w14:paraId="5C0F1C75" w14:textId="77777777" w:rsidR="00963D58" w:rsidRDefault="00000000">
      <w:pPr>
        <w:pStyle w:val="1"/>
        <w:spacing w:before="0" w:after="0" w:line="240" w:lineRule="auto"/>
        <w:rPr>
          <w:rFonts w:eastAsia="宋体" w:cs="Times New Roman"/>
          <w:b w:val="0"/>
          <w:bCs/>
          <w:sz w:val="28"/>
          <w:szCs w:val="28"/>
        </w:rPr>
      </w:pPr>
      <w:r>
        <w:rPr>
          <w:rFonts w:eastAsia="宋体" w:cs="Times New Roman"/>
          <w:b w:val="0"/>
          <w:bCs/>
          <w:sz w:val="28"/>
          <w:szCs w:val="28"/>
        </w:rPr>
        <w:t xml:space="preserve">3 </w:t>
      </w:r>
      <w:r>
        <w:rPr>
          <w:rFonts w:eastAsia="宋体" w:cs="Times New Roman"/>
          <w:b w:val="0"/>
          <w:bCs/>
          <w:sz w:val="28"/>
          <w:szCs w:val="28"/>
        </w:rPr>
        <w:t>有关问题讨论</w:t>
      </w:r>
    </w:p>
    <w:p w14:paraId="4AC39C5B" w14:textId="77777777" w:rsidR="00963D58" w:rsidRDefault="00000000">
      <w:pPr>
        <w:spacing w:after="120"/>
        <w:ind w:firstLineChars="200" w:firstLine="422"/>
        <w:rPr>
          <w:rFonts w:eastAsia="宋体" w:cs="Times New Roman"/>
          <w:sz w:val="21"/>
          <w:szCs w:val="21"/>
        </w:rPr>
      </w:pPr>
      <w:r>
        <w:rPr>
          <w:rFonts w:eastAsia="宋体" w:cs="Times New Roman"/>
          <w:b/>
          <w:bCs/>
          <w:sz w:val="21"/>
          <w:szCs w:val="21"/>
        </w:rPr>
        <w:t>水文序列显著的非平稳性使得水文变异诊断结果高度依赖于分析时段的选取及特征年识别，单纯的长序列线性拟合极易掩盖径流演变的阶段性规律。</w:t>
      </w:r>
      <w:r>
        <w:rPr>
          <w:rFonts w:eastAsia="宋体" w:cs="Times New Roman"/>
          <w:sz w:val="21"/>
          <w:szCs w:val="21"/>
        </w:rPr>
        <w:t>虽然传统的长时间序列的线性回归分析能够刻画研究期内的总体演变趋势，但针对内含显著突变点的非平稳序列，整体时段的线性拟合往往会平滑掉序列内部的结构性差异，从而导致对水文演变规律的误判。以澜沧江上游的昌都站为例，年径流量的长时序趋势显示出</w:t>
      </w:r>
      <w:r>
        <w:rPr>
          <w:rFonts w:eastAsia="宋体" w:cs="Times New Roman"/>
          <w:sz w:val="21"/>
          <w:szCs w:val="21"/>
        </w:rPr>
        <w:t>1.7%/10a</w:t>
      </w:r>
      <w:r>
        <w:rPr>
          <w:rFonts w:eastAsia="宋体" w:cs="Times New Roman"/>
          <w:sz w:val="21"/>
          <w:szCs w:val="21"/>
        </w:rPr>
        <w:t>的增加态势；但基于突变检验的分段分析显示，年径流量在</w:t>
      </w:r>
      <w:r>
        <w:rPr>
          <w:rFonts w:eastAsia="宋体" w:cs="Times New Roman"/>
          <w:sz w:val="21"/>
          <w:szCs w:val="21"/>
        </w:rPr>
        <w:t>1998</w:t>
      </w:r>
      <w:r>
        <w:rPr>
          <w:rFonts w:eastAsia="宋体" w:cs="Times New Roman"/>
          <w:sz w:val="21"/>
          <w:szCs w:val="21"/>
        </w:rPr>
        <w:t>年前后经历了显著的趋势反转，即</w:t>
      </w:r>
      <w:r>
        <w:rPr>
          <w:rFonts w:eastAsia="宋体" w:cs="Times New Roman"/>
          <w:sz w:val="21"/>
          <w:szCs w:val="21"/>
        </w:rPr>
        <w:t>1998</w:t>
      </w:r>
      <w:r>
        <w:rPr>
          <w:rFonts w:eastAsia="宋体" w:cs="Times New Roman"/>
          <w:sz w:val="21"/>
          <w:szCs w:val="21"/>
        </w:rPr>
        <w:t>年前呈</w:t>
      </w:r>
      <w:r>
        <w:rPr>
          <w:rFonts w:eastAsia="宋体" w:cs="Times New Roman"/>
          <w:sz w:val="21"/>
          <w:szCs w:val="21"/>
        </w:rPr>
        <w:t>-5.9%/10a</w:t>
      </w:r>
      <w:r>
        <w:rPr>
          <w:rFonts w:eastAsia="宋体" w:cs="Times New Roman"/>
          <w:sz w:val="21"/>
          <w:szCs w:val="21"/>
        </w:rPr>
        <w:t>的下降趋势，而</w:t>
      </w:r>
      <w:r>
        <w:rPr>
          <w:rFonts w:eastAsia="宋体" w:cs="Times New Roman"/>
          <w:sz w:val="21"/>
          <w:szCs w:val="21"/>
        </w:rPr>
        <w:t>1998</w:t>
      </w:r>
      <w:r>
        <w:rPr>
          <w:rFonts w:eastAsia="宋体" w:cs="Times New Roman"/>
          <w:sz w:val="21"/>
          <w:szCs w:val="21"/>
        </w:rPr>
        <w:t>年后则以</w:t>
      </w:r>
      <w:r>
        <w:rPr>
          <w:rFonts w:eastAsia="宋体" w:cs="Times New Roman"/>
          <w:sz w:val="21"/>
          <w:szCs w:val="21"/>
        </w:rPr>
        <w:t>16.2%/10a</w:t>
      </w:r>
      <w:r>
        <w:rPr>
          <w:rFonts w:eastAsia="宋体" w:cs="Times New Roman"/>
          <w:sz w:val="21"/>
          <w:szCs w:val="21"/>
        </w:rPr>
        <w:t>的速率上升。长时序的增加趋势仅能反映时段内的平均变化倾向，容易掩盖前期长达近</w:t>
      </w:r>
      <w:r>
        <w:rPr>
          <w:rFonts w:eastAsia="宋体" w:cs="Times New Roman"/>
          <w:sz w:val="21"/>
          <w:szCs w:val="21"/>
        </w:rPr>
        <w:t>40</w:t>
      </w:r>
      <w:r>
        <w:rPr>
          <w:rFonts w:eastAsia="宋体" w:cs="Times New Roman"/>
          <w:sz w:val="21"/>
          <w:szCs w:val="21"/>
        </w:rPr>
        <w:t>年的径流衰减过程。因此，在分析青藏高原径流变化时，不应局限于长时段的趋势描述，而必须将特征年识别作为径流演变分析的关键前置步骤。只有厘清不同阶段的演变特征，才能准确揭示流域水文过程真实的时空变异及其对气候变化的响应机制。</w:t>
      </w:r>
    </w:p>
    <w:p w14:paraId="4D521F75" w14:textId="77777777" w:rsidR="00963D58" w:rsidRDefault="00000000">
      <w:pPr>
        <w:spacing w:after="120"/>
        <w:ind w:firstLineChars="200" w:firstLine="422"/>
        <w:rPr>
          <w:rFonts w:eastAsia="宋体" w:cs="Times New Roman"/>
          <w:sz w:val="21"/>
          <w:szCs w:val="21"/>
        </w:rPr>
      </w:pPr>
      <w:r>
        <w:rPr>
          <w:rFonts w:eastAsia="宋体" w:cs="Times New Roman"/>
          <w:b/>
          <w:bCs/>
          <w:sz w:val="21"/>
          <w:szCs w:val="21"/>
        </w:rPr>
        <w:t>青藏高原河川径流的演变规律与流域径流组分密切相关，不同的水源结构直接决定了径流对气候变化的响应机制。</w:t>
      </w:r>
      <w:r>
        <w:rPr>
          <w:rFonts w:eastAsia="宋体" w:cs="Times New Roman"/>
          <w:sz w:val="21"/>
          <w:szCs w:val="21"/>
        </w:rPr>
        <w:t>在降水补给占主导的流域，径流变化通常与降水趋势保持同步；而在冰川和积</w:t>
      </w:r>
      <w:r>
        <w:rPr>
          <w:rFonts w:eastAsia="宋体" w:cs="Times New Roman"/>
          <w:sz w:val="21"/>
          <w:szCs w:val="21"/>
        </w:rPr>
        <w:lastRenderedPageBreak/>
        <w:t>雪分布广泛的高海拔源区，径流演变则对气温驱动的融水过程表现出极高的敏感性。长江上游的直门达站和澜沧江上游的昌都站就是典型代表，与其他站点不同的是，这两个站点的径流变化虽然总体上呈现增加态势，但</w:t>
      </w:r>
      <w:r>
        <w:rPr>
          <w:rFonts w:eastAsia="宋体" w:cs="Times New Roman"/>
          <w:sz w:val="21"/>
          <w:szCs w:val="21"/>
        </w:rPr>
        <w:t>1998</w:t>
      </w:r>
      <w:r>
        <w:rPr>
          <w:rFonts w:eastAsia="宋体" w:cs="Times New Roman"/>
          <w:sz w:val="21"/>
          <w:szCs w:val="21"/>
        </w:rPr>
        <w:t>年后</w:t>
      </w:r>
      <w:r>
        <w:rPr>
          <w:rFonts w:eastAsia="宋体" w:cs="Times New Roman"/>
          <w:sz w:val="21"/>
          <w:szCs w:val="21"/>
        </w:rPr>
        <w:t>“</w:t>
      </w:r>
      <w:r>
        <w:rPr>
          <w:rFonts w:eastAsia="宋体" w:cs="Times New Roman"/>
          <w:sz w:val="21"/>
          <w:szCs w:val="21"/>
        </w:rPr>
        <w:t>降水</w:t>
      </w:r>
      <w:r>
        <w:rPr>
          <w:rFonts w:eastAsia="宋体" w:cs="Times New Roman"/>
          <w:sz w:val="21"/>
          <w:szCs w:val="21"/>
        </w:rPr>
        <w:t>-</w:t>
      </w:r>
      <w:r>
        <w:rPr>
          <w:rFonts w:eastAsia="宋体" w:cs="Times New Roman"/>
          <w:sz w:val="21"/>
          <w:szCs w:val="21"/>
        </w:rPr>
        <w:t>径流</w:t>
      </w:r>
      <w:r>
        <w:rPr>
          <w:rFonts w:eastAsia="宋体" w:cs="Times New Roman"/>
          <w:sz w:val="21"/>
          <w:szCs w:val="21"/>
        </w:rPr>
        <w:t>”</w:t>
      </w:r>
      <w:r>
        <w:rPr>
          <w:rFonts w:eastAsia="宋体" w:cs="Times New Roman"/>
          <w:sz w:val="21"/>
          <w:szCs w:val="21"/>
        </w:rPr>
        <w:t>关系却出现了明显相反的演变特征：直门达站降水量以</w:t>
      </w:r>
      <w:r>
        <w:rPr>
          <w:rFonts w:eastAsia="宋体" w:cs="Times New Roman"/>
          <w:sz w:val="21"/>
          <w:szCs w:val="21"/>
        </w:rPr>
        <w:t>-19.2 mm/10a</w:t>
      </w:r>
      <w:r>
        <w:rPr>
          <w:rFonts w:eastAsia="宋体" w:cs="Times New Roman"/>
          <w:sz w:val="21"/>
          <w:szCs w:val="21"/>
        </w:rPr>
        <w:t>的速率显著减少，而昌都站降水量仅表现为微弱增加（</w:t>
      </w:r>
      <w:r>
        <w:rPr>
          <w:rFonts w:eastAsia="宋体" w:cs="Times New Roman"/>
          <w:sz w:val="21"/>
          <w:szCs w:val="21"/>
        </w:rPr>
        <w:t>1.1 mm/10a</w:t>
      </w:r>
      <w:r>
        <w:rPr>
          <w:rFonts w:eastAsia="宋体" w:cs="Times New Roman"/>
          <w:sz w:val="21"/>
          <w:szCs w:val="21"/>
        </w:rPr>
        <w:t>），但两站年径流量反而分别以</w:t>
      </w:r>
      <w:r>
        <w:rPr>
          <w:rFonts w:eastAsia="宋体" w:cs="Times New Roman"/>
          <w:sz w:val="21"/>
          <w:szCs w:val="21"/>
        </w:rPr>
        <w:t>18.2%/10a</w:t>
      </w:r>
      <w:r>
        <w:rPr>
          <w:rFonts w:eastAsia="宋体" w:cs="Times New Roman"/>
          <w:sz w:val="21"/>
          <w:szCs w:val="21"/>
        </w:rPr>
        <w:t>和</w:t>
      </w:r>
      <w:r>
        <w:rPr>
          <w:rFonts w:eastAsia="宋体" w:cs="Times New Roman"/>
          <w:sz w:val="21"/>
          <w:szCs w:val="21"/>
        </w:rPr>
        <w:t>16.2%/10a</w:t>
      </w:r>
      <w:r>
        <w:rPr>
          <w:rFonts w:eastAsia="宋体" w:cs="Times New Roman"/>
          <w:sz w:val="21"/>
          <w:szCs w:val="21"/>
        </w:rPr>
        <w:t>的速率显著增加。其核心原因在于</w:t>
      </w:r>
      <w:r>
        <w:rPr>
          <w:rFonts w:eastAsia="宋体" w:cs="Times New Roman"/>
          <w:sz w:val="21"/>
          <w:szCs w:val="21"/>
        </w:rPr>
        <w:t>1998</w:t>
      </w:r>
      <w:r>
        <w:rPr>
          <w:rFonts w:eastAsia="宋体" w:cs="Times New Roman"/>
          <w:sz w:val="21"/>
          <w:szCs w:val="21"/>
        </w:rPr>
        <w:t>年以后的气候变暖加速了源区冰雪消融，产生的融水增量不仅抵消了降水不足带来的缺口，甚至主导了径流的整体变化趋势。因此，在分析青藏高原径流变化问题时，不能仅局限于降水的驱动视角，必须充分考虑不同地区径流组分的动态变化，特别是要重视升温背景下冰冻圈退化对水资源演变的驱动作用。</w:t>
      </w:r>
    </w:p>
    <w:p w14:paraId="628DA185" w14:textId="77777777" w:rsidR="00963D58" w:rsidRDefault="00000000">
      <w:pPr>
        <w:spacing w:after="120"/>
        <w:ind w:firstLineChars="200" w:firstLine="422"/>
        <w:rPr>
          <w:rFonts w:eastAsia="宋体" w:cs="Times New Roman"/>
          <w:sz w:val="21"/>
          <w:szCs w:val="21"/>
        </w:rPr>
      </w:pPr>
      <w:r>
        <w:rPr>
          <w:rFonts w:eastAsia="宋体" w:cs="Times New Roman"/>
          <w:b/>
          <w:bCs/>
          <w:sz w:val="21"/>
          <w:szCs w:val="21"/>
        </w:rPr>
        <w:t>大尺度大气环流的异常波动深刻影响了青藏高原径流演变的空间格局。</w:t>
      </w:r>
      <w:r>
        <w:rPr>
          <w:rFonts w:eastAsia="宋体" w:cs="Times New Roman"/>
          <w:sz w:val="21"/>
          <w:szCs w:val="21"/>
        </w:rPr>
        <w:t>1998</w:t>
      </w:r>
      <w:r>
        <w:rPr>
          <w:rFonts w:eastAsia="宋体" w:cs="Times New Roman"/>
          <w:sz w:val="21"/>
          <w:szCs w:val="21"/>
        </w:rPr>
        <w:t>年后，青藏高原径流演变呈现出显著的</w:t>
      </w:r>
      <w:r>
        <w:rPr>
          <w:rFonts w:eastAsia="宋体" w:cs="Times New Roman"/>
          <w:sz w:val="21"/>
          <w:szCs w:val="21"/>
        </w:rPr>
        <w:t>“</w:t>
      </w:r>
      <w:r>
        <w:rPr>
          <w:rFonts w:eastAsia="宋体" w:cs="Times New Roman"/>
          <w:sz w:val="21"/>
          <w:szCs w:val="21"/>
        </w:rPr>
        <w:t>北增南减</w:t>
      </w:r>
      <w:r>
        <w:rPr>
          <w:rFonts w:eastAsia="宋体" w:cs="Times New Roman"/>
          <w:sz w:val="21"/>
          <w:szCs w:val="21"/>
        </w:rPr>
        <w:t>”</w:t>
      </w:r>
      <w:r>
        <w:rPr>
          <w:rFonts w:eastAsia="宋体" w:cs="Times New Roman"/>
          <w:sz w:val="21"/>
          <w:szCs w:val="21"/>
        </w:rPr>
        <w:t>空间分异特征：受西风带影响显著的北部流域（如黄河源区、长江源区），径流呈增加趋势；而受季风主导的南部流域（如澜沧江、雅鲁藏布江），径流则整体表现为减小趋势。这种对比鲜明的时空差异，在很大程度上受到了全球气候系统变化的影响。相关研究表明，</w:t>
      </w:r>
      <w:r>
        <w:rPr>
          <w:rFonts w:eastAsia="宋体" w:cs="Times New Roman"/>
          <w:sz w:val="21"/>
          <w:szCs w:val="21"/>
        </w:rPr>
        <w:t>1998</w:t>
      </w:r>
      <w:r>
        <w:rPr>
          <w:rFonts w:eastAsia="宋体" w:cs="Times New Roman"/>
          <w:sz w:val="21"/>
          <w:szCs w:val="21"/>
        </w:rPr>
        <w:t>年的强厄尔尼诺现象及此后亚洲夏季风</w:t>
      </w:r>
      <w:r>
        <w:rPr>
          <w:rFonts w:eastAsia="宋体" w:cs="Times New Roman"/>
          <w:sz w:val="21"/>
          <w:szCs w:val="21"/>
        </w:rPr>
        <w:t>-</w:t>
      </w:r>
      <w:r>
        <w:rPr>
          <w:rFonts w:eastAsia="宋体" w:cs="Times New Roman"/>
          <w:sz w:val="21"/>
          <w:szCs w:val="21"/>
        </w:rPr>
        <w:t>中纬度西风系统的年代际调整，导致亚洲夏季风环流呈现出由强转弱的演变态势，抑制了向高原南部输送的水汽通量，从而影响了南部流域的径流补给；西风带环流的相对活跃，则为北部源区提供了较为稳定的水汽来源，维持了径流的增长（参考文献：吴萍，丁一汇，</w:t>
      </w:r>
      <w:r>
        <w:rPr>
          <w:rFonts w:eastAsia="宋体" w:cs="Times New Roman"/>
          <w:sz w:val="21"/>
          <w:szCs w:val="21"/>
        </w:rPr>
        <w:t>2017</w:t>
      </w:r>
      <w:r>
        <w:rPr>
          <w:rFonts w:eastAsia="宋体" w:cs="Times New Roman"/>
          <w:sz w:val="21"/>
          <w:szCs w:val="21"/>
        </w:rPr>
        <w:t>；</w:t>
      </w:r>
      <w:r>
        <w:rPr>
          <w:rFonts w:eastAsia="宋体" w:cs="Times New Roman"/>
          <w:sz w:val="21"/>
          <w:szCs w:val="21"/>
        </w:rPr>
        <w:t>Atmospheric moisture budget and its regulation on the variability of summer precipitation over the Tibetan Plateau</w:t>
      </w:r>
      <w:r>
        <w:rPr>
          <w:rFonts w:eastAsia="宋体" w:cs="Times New Roman"/>
          <w:sz w:val="21"/>
          <w:szCs w:val="21"/>
        </w:rPr>
        <w:t>）。由此可见，青藏高原水资源的演变与大尺度气候系统的波动紧密相关。因此，在探讨高原径流变化的深层机理时，有必要突破局地尺度，将视野拓展至大尺度大气环流的异常波动及其年代际震荡，从而在更宏观的时空维度揭示区域水资源的长期演变规律。</w:t>
      </w:r>
    </w:p>
    <w:p w14:paraId="6E7A593C"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在气候持续变暖的背景下，青藏高原冰冻圈的退化虽然在短期内增加了径流补给，但本质上是对以冰川和积雪为代表的固态水储量的持续消耗。长期来看，一旦</w:t>
      </w:r>
      <w:r>
        <w:rPr>
          <w:rFonts w:eastAsia="宋体" w:cs="Times New Roman"/>
          <w:sz w:val="21"/>
          <w:szCs w:val="21"/>
        </w:rPr>
        <w:t>“</w:t>
      </w:r>
      <w:r>
        <w:rPr>
          <w:rFonts w:eastAsia="宋体" w:cs="Times New Roman"/>
          <w:sz w:val="21"/>
          <w:szCs w:val="21"/>
        </w:rPr>
        <w:t>固态水库</w:t>
      </w:r>
      <w:r>
        <w:rPr>
          <w:rFonts w:eastAsia="宋体" w:cs="Times New Roman"/>
          <w:sz w:val="21"/>
          <w:szCs w:val="21"/>
        </w:rPr>
        <w:t>”</w:t>
      </w:r>
      <w:r>
        <w:rPr>
          <w:rFonts w:eastAsia="宋体" w:cs="Times New Roman"/>
          <w:sz w:val="21"/>
          <w:szCs w:val="21"/>
        </w:rPr>
        <w:t>显著衰减或跨越关键阈值，将对</w:t>
      </w:r>
      <w:r>
        <w:rPr>
          <w:rFonts w:eastAsia="宋体" w:cs="Times New Roman"/>
          <w:sz w:val="21"/>
          <w:szCs w:val="21"/>
        </w:rPr>
        <w:t>“</w:t>
      </w:r>
      <w:r>
        <w:rPr>
          <w:rFonts w:eastAsia="宋体" w:cs="Times New Roman"/>
          <w:sz w:val="21"/>
          <w:szCs w:val="21"/>
        </w:rPr>
        <w:t>亚洲水塔</w:t>
      </w:r>
      <w:r>
        <w:rPr>
          <w:rFonts w:eastAsia="宋体" w:cs="Times New Roman"/>
          <w:sz w:val="21"/>
          <w:szCs w:val="21"/>
        </w:rPr>
        <w:t>”</w:t>
      </w:r>
      <w:r>
        <w:rPr>
          <w:rFonts w:eastAsia="宋体" w:cs="Times New Roman"/>
          <w:sz w:val="21"/>
          <w:szCs w:val="21"/>
        </w:rPr>
        <w:t>及其下游流域的水安全构成严峻挑战。为应对这一潜在的水安全风险，</w:t>
      </w:r>
      <w:r>
        <w:rPr>
          <w:rFonts w:eastAsia="宋体" w:cs="Times New Roman" w:hint="eastAsia"/>
          <w:sz w:val="21"/>
          <w:szCs w:val="21"/>
        </w:rPr>
        <w:t>建议从以下方面进行</w:t>
      </w:r>
      <w:r>
        <w:rPr>
          <w:rFonts w:eastAsia="宋体" w:cs="Times New Roman"/>
          <w:sz w:val="21"/>
          <w:szCs w:val="21"/>
        </w:rPr>
        <w:t>适应性管理：</w:t>
      </w:r>
    </w:p>
    <w:p w14:paraId="66BE3E8B" w14:textId="77777777" w:rsidR="00963D58" w:rsidRDefault="00000000">
      <w:pPr>
        <w:spacing w:after="120"/>
        <w:ind w:firstLineChars="200" w:firstLine="422"/>
        <w:rPr>
          <w:rFonts w:eastAsia="宋体" w:cs="Times New Roman"/>
          <w:b/>
          <w:bCs/>
          <w:sz w:val="21"/>
          <w:szCs w:val="21"/>
        </w:rPr>
      </w:pPr>
      <w:r>
        <w:rPr>
          <w:rFonts w:eastAsia="宋体" w:cs="Times New Roman" w:hint="eastAsia"/>
          <w:b/>
          <w:bCs/>
          <w:sz w:val="21"/>
          <w:szCs w:val="21"/>
        </w:rPr>
        <w:t>（</w:t>
      </w:r>
      <w:r>
        <w:rPr>
          <w:rFonts w:eastAsia="宋体" w:cs="Times New Roman" w:hint="eastAsia"/>
          <w:b/>
          <w:bCs/>
          <w:sz w:val="21"/>
          <w:szCs w:val="21"/>
        </w:rPr>
        <w:t>1</w:t>
      </w:r>
      <w:r>
        <w:rPr>
          <w:rFonts w:eastAsia="宋体" w:cs="Times New Roman" w:hint="eastAsia"/>
          <w:b/>
          <w:bCs/>
          <w:sz w:val="21"/>
          <w:szCs w:val="21"/>
        </w:rPr>
        <w:t>）</w:t>
      </w:r>
      <w:r>
        <w:rPr>
          <w:rFonts w:eastAsia="宋体" w:cs="Times New Roman"/>
          <w:b/>
          <w:bCs/>
          <w:sz w:val="21"/>
          <w:szCs w:val="21"/>
        </w:rPr>
        <w:t>规范人类活动，减缓气候变化影响</w:t>
      </w:r>
    </w:p>
    <w:p w14:paraId="2B723C21"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面对高原环境的脆弱性，应坚持绿色低碳的发展导向，从源头上管控可能加剧区域及局地气候风险的人类活动。一方面，严格限制高耗能、高排放的产业开发，推动区域能源结构向清洁低碳转型，尽可能降低人为因素对高原冰冻圈消融的叠加影响；另一方面，立足于生态系统的整体保护，合理控制开发与利用强度，严守生态保护红线，维护下垫面的自然稳定性，增强生态系统应对气候变化的韧性。</w:t>
      </w:r>
    </w:p>
    <w:p w14:paraId="58798B77" w14:textId="77777777" w:rsidR="00963D58" w:rsidRDefault="00000000">
      <w:pPr>
        <w:spacing w:after="120"/>
        <w:ind w:firstLineChars="200" w:firstLine="422"/>
        <w:rPr>
          <w:rFonts w:eastAsia="宋体" w:cs="Times New Roman"/>
          <w:b/>
          <w:bCs/>
          <w:sz w:val="21"/>
          <w:szCs w:val="21"/>
        </w:rPr>
      </w:pPr>
      <w:r>
        <w:rPr>
          <w:rFonts w:eastAsia="宋体" w:cs="Times New Roman" w:hint="eastAsia"/>
          <w:b/>
          <w:bCs/>
          <w:sz w:val="21"/>
          <w:szCs w:val="21"/>
        </w:rPr>
        <w:t>（</w:t>
      </w:r>
      <w:r>
        <w:rPr>
          <w:rFonts w:eastAsia="宋体" w:cs="Times New Roman" w:hint="eastAsia"/>
          <w:b/>
          <w:bCs/>
          <w:sz w:val="21"/>
          <w:szCs w:val="21"/>
        </w:rPr>
        <w:t>2</w:t>
      </w:r>
      <w:r>
        <w:rPr>
          <w:rFonts w:eastAsia="宋体" w:cs="Times New Roman" w:hint="eastAsia"/>
          <w:b/>
          <w:bCs/>
          <w:sz w:val="21"/>
          <w:szCs w:val="21"/>
        </w:rPr>
        <w:t>）</w:t>
      </w:r>
      <w:r>
        <w:rPr>
          <w:rFonts w:eastAsia="宋体" w:cs="Times New Roman"/>
          <w:b/>
          <w:bCs/>
          <w:sz w:val="21"/>
          <w:szCs w:val="21"/>
        </w:rPr>
        <w:t>强化需求侧管理，落实水资源刚性约束</w:t>
      </w:r>
    </w:p>
    <w:p w14:paraId="49E82707" w14:textId="77777777" w:rsidR="00963D58" w:rsidRDefault="00000000">
      <w:pPr>
        <w:spacing w:after="120"/>
        <w:ind w:firstLineChars="200" w:firstLine="420"/>
        <w:rPr>
          <w:rFonts w:eastAsia="宋体" w:cs="Times New Roman"/>
          <w:sz w:val="21"/>
          <w:szCs w:val="21"/>
        </w:rPr>
      </w:pPr>
      <w:r>
        <w:rPr>
          <w:rFonts w:eastAsia="宋体" w:cs="Times New Roman"/>
          <w:sz w:val="21"/>
          <w:szCs w:val="21"/>
        </w:rPr>
        <w:t>鉴于未来水文情势的高度不确定性，应由传统的</w:t>
      </w:r>
      <w:r>
        <w:rPr>
          <w:rFonts w:eastAsia="宋体" w:cs="Times New Roman"/>
          <w:sz w:val="21"/>
          <w:szCs w:val="21"/>
        </w:rPr>
        <w:t>“</w:t>
      </w:r>
      <w:r>
        <w:rPr>
          <w:rFonts w:eastAsia="宋体" w:cs="Times New Roman"/>
          <w:sz w:val="21"/>
          <w:szCs w:val="21"/>
        </w:rPr>
        <w:t>以供定需</w:t>
      </w:r>
      <w:r>
        <w:rPr>
          <w:rFonts w:eastAsia="宋体" w:cs="Times New Roman"/>
          <w:sz w:val="21"/>
          <w:szCs w:val="21"/>
        </w:rPr>
        <w:t>”</w:t>
      </w:r>
      <w:r>
        <w:rPr>
          <w:rFonts w:eastAsia="宋体" w:cs="Times New Roman"/>
          <w:sz w:val="21"/>
          <w:szCs w:val="21"/>
        </w:rPr>
        <w:t>供给侧思路，转向以需求侧管理为核心的水资源调控模式。严格遵循</w:t>
      </w:r>
      <w:r>
        <w:rPr>
          <w:rFonts w:eastAsia="宋体" w:cs="Times New Roman"/>
          <w:sz w:val="21"/>
          <w:szCs w:val="21"/>
        </w:rPr>
        <w:t>“</w:t>
      </w:r>
      <w:r>
        <w:rPr>
          <w:rFonts w:eastAsia="宋体" w:cs="Times New Roman"/>
          <w:sz w:val="21"/>
          <w:szCs w:val="21"/>
        </w:rPr>
        <w:t>以水定城、以水定地、以水定人、以水定产</w:t>
      </w:r>
      <w:r>
        <w:rPr>
          <w:rFonts w:eastAsia="宋体" w:cs="Times New Roman"/>
          <w:sz w:val="21"/>
          <w:szCs w:val="21"/>
        </w:rPr>
        <w:t>”</w:t>
      </w:r>
      <w:r>
        <w:rPr>
          <w:rFonts w:eastAsia="宋体" w:cs="Times New Roman"/>
          <w:sz w:val="21"/>
          <w:szCs w:val="21"/>
        </w:rPr>
        <w:t>的</w:t>
      </w:r>
      <w:r>
        <w:rPr>
          <w:rFonts w:eastAsia="宋体" w:cs="Times New Roman"/>
          <w:sz w:val="21"/>
          <w:szCs w:val="21"/>
        </w:rPr>
        <w:t>“</w:t>
      </w:r>
      <w:r>
        <w:rPr>
          <w:rFonts w:eastAsia="宋体" w:cs="Times New Roman"/>
          <w:sz w:val="21"/>
          <w:szCs w:val="21"/>
        </w:rPr>
        <w:t>四定</w:t>
      </w:r>
      <w:r>
        <w:rPr>
          <w:rFonts w:eastAsia="宋体" w:cs="Times New Roman"/>
          <w:sz w:val="21"/>
          <w:szCs w:val="21"/>
        </w:rPr>
        <w:t>”</w:t>
      </w:r>
      <w:r>
        <w:rPr>
          <w:rFonts w:eastAsia="宋体" w:cs="Times New Roman"/>
          <w:sz w:val="21"/>
          <w:szCs w:val="21"/>
        </w:rPr>
        <w:t>原则，将水资源承载能力作为区域经济社会发展的刚性约束红线。通过调整产业结构、推广节水技术、优化配置方案，从源头上遏制不合理用水需求，确保社会经济需水与水资源承载力保持动态平衡，降低水资源系统失衡带来的风险。</w:t>
      </w:r>
    </w:p>
    <w:p w14:paraId="6A2E065E" w14:textId="77777777" w:rsidR="00963D58" w:rsidRDefault="00000000">
      <w:pPr>
        <w:spacing w:after="120"/>
        <w:ind w:firstLineChars="200" w:firstLine="422"/>
        <w:rPr>
          <w:rFonts w:eastAsia="宋体" w:cs="Times New Roman"/>
          <w:b/>
          <w:bCs/>
          <w:sz w:val="21"/>
          <w:szCs w:val="21"/>
        </w:rPr>
      </w:pPr>
      <w:r>
        <w:rPr>
          <w:rFonts w:eastAsia="宋体" w:cs="Times New Roman" w:hint="eastAsia"/>
          <w:b/>
          <w:bCs/>
          <w:sz w:val="21"/>
          <w:szCs w:val="21"/>
        </w:rPr>
        <w:t>（</w:t>
      </w:r>
      <w:r>
        <w:rPr>
          <w:rFonts w:eastAsia="宋体" w:cs="Times New Roman" w:hint="eastAsia"/>
          <w:b/>
          <w:bCs/>
          <w:sz w:val="21"/>
          <w:szCs w:val="21"/>
        </w:rPr>
        <w:t>3</w:t>
      </w:r>
      <w:r>
        <w:rPr>
          <w:rFonts w:eastAsia="宋体" w:cs="Times New Roman" w:hint="eastAsia"/>
          <w:b/>
          <w:bCs/>
          <w:sz w:val="21"/>
          <w:szCs w:val="21"/>
        </w:rPr>
        <w:t>）</w:t>
      </w:r>
      <w:r>
        <w:rPr>
          <w:rFonts w:eastAsia="宋体" w:cs="Times New Roman"/>
          <w:b/>
          <w:bCs/>
          <w:sz w:val="21"/>
          <w:szCs w:val="21"/>
        </w:rPr>
        <w:t>拓展非常规水资源利用，构建多元化供水格局</w:t>
      </w:r>
    </w:p>
    <w:p w14:paraId="02B7214A" w14:textId="77777777" w:rsidR="00963D58" w:rsidRDefault="00000000">
      <w:pPr>
        <w:spacing w:after="120"/>
        <w:ind w:firstLineChars="200" w:firstLine="420"/>
        <w:rPr>
          <w:sz w:val="28"/>
          <w:szCs w:val="28"/>
        </w:rPr>
      </w:pPr>
      <w:r>
        <w:rPr>
          <w:rFonts w:eastAsia="宋体" w:cs="Times New Roman"/>
          <w:sz w:val="21"/>
          <w:szCs w:val="21"/>
        </w:rPr>
        <w:t>在严格控制常规水资源开发强度的前提下，应积极拓展非常规水资源的利用途径，提升水资源系统的调控能力。一方面，加强城镇与工业园区的污水资源化利用，置换优质生态用水；另一方面，针对可能加剧的洪水风险，强化</w:t>
      </w:r>
      <w:r>
        <w:rPr>
          <w:rFonts w:eastAsia="宋体" w:cs="Times New Roman"/>
          <w:sz w:val="21"/>
          <w:szCs w:val="21"/>
        </w:rPr>
        <w:t>“</w:t>
      </w:r>
      <w:r>
        <w:rPr>
          <w:rFonts w:eastAsia="宋体" w:cs="Times New Roman"/>
          <w:sz w:val="21"/>
          <w:szCs w:val="21"/>
        </w:rPr>
        <w:t>洪水资源化</w:t>
      </w:r>
      <w:r>
        <w:rPr>
          <w:rFonts w:eastAsia="宋体" w:cs="Times New Roman"/>
          <w:sz w:val="21"/>
          <w:szCs w:val="21"/>
        </w:rPr>
        <w:t>”</w:t>
      </w:r>
      <w:r>
        <w:rPr>
          <w:rFonts w:eastAsia="宋体" w:cs="Times New Roman"/>
          <w:sz w:val="21"/>
          <w:szCs w:val="21"/>
        </w:rPr>
        <w:t>理念，依托水库群联合调度、雨洪利用工程和涵养地下</w:t>
      </w:r>
      <w:r>
        <w:rPr>
          <w:rFonts w:eastAsia="宋体" w:cs="Times New Roman"/>
          <w:sz w:val="21"/>
          <w:szCs w:val="21"/>
        </w:rPr>
        <w:lastRenderedPageBreak/>
        <w:t>水等手段，将部分洪峰径流转化为可调控的中长期水资源储备，从而构建</w:t>
      </w:r>
      <w:r>
        <w:rPr>
          <w:rFonts w:eastAsia="宋体" w:cs="Times New Roman"/>
          <w:sz w:val="21"/>
          <w:szCs w:val="21"/>
        </w:rPr>
        <w:t>“</w:t>
      </w:r>
      <w:r>
        <w:rPr>
          <w:rFonts w:eastAsia="宋体" w:cs="Times New Roman"/>
          <w:sz w:val="21"/>
          <w:szCs w:val="21"/>
        </w:rPr>
        <w:t>多源互补</w:t>
      </w:r>
      <w:r>
        <w:rPr>
          <w:rFonts w:eastAsia="宋体" w:cs="Times New Roman"/>
          <w:sz w:val="21"/>
          <w:szCs w:val="21"/>
        </w:rPr>
        <w:t>”</w:t>
      </w:r>
      <w:r>
        <w:rPr>
          <w:rFonts w:eastAsia="宋体" w:cs="Times New Roman"/>
          <w:sz w:val="21"/>
          <w:szCs w:val="21"/>
        </w:rPr>
        <w:t>的现代化供水安全保障体系。</w:t>
      </w:r>
    </w:p>
    <w:sectPr w:rsidR="00963D58">
      <w:footerReference w:type="default" r:id="rId15"/>
      <w:pgSz w:w="11906" w:h="16838"/>
      <w:pgMar w:top="1417" w:right="1417" w:bottom="1417" w:left="1417" w:header="851" w:footer="907" w:gutter="0"/>
      <w:pgNumType w:start="1"/>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93EA5" w14:textId="77777777" w:rsidR="0052675B" w:rsidRDefault="0052675B">
      <w:r>
        <w:separator/>
      </w:r>
    </w:p>
  </w:endnote>
  <w:endnote w:type="continuationSeparator" w:id="0">
    <w:p w14:paraId="59F50688" w14:textId="77777777" w:rsidR="0052675B" w:rsidRDefault="00526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方正书宋简体">
    <w:altName w:val="宋体"/>
    <w:charset w:val="86"/>
    <w:family w:val="auto"/>
    <w:pitch w:val="default"/>
    <w:sig w:usb0="00000000" w:usb1="00000000" w:usb2="00000010" w:usb3="00000000" w:csb0="00040000" w:csb1="00000000"/>
  </w:font>
  <w:font w:name="楷体_GB2312">
    <w:altName w:val="微软雅黑"/>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F1A8" w14:textId="77777777" w:rsidR="00963D58" w:rsidRDefault="00000000">
    <w:pPr>
      <w:pStyle w:val="a3"/>
    </w:pPr>
    <w:r>
      <w:rPr>
        <w:noProof/>
      </w:rPr>
      <mc:AlternateContent>
        <mc:Choice Requires="wps">
          <w:drawing>
            <wp:anchor distT="0" distB="0" distL="114300" distR="114300" simplePos="0" relativeHeight="251659264" behindDoc="0" locked="0" layoutInCell="1" allowOverlap="1" wp14:anchorId="70EA96DA" wp14:editId="72AA2B1E">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451CE8" w14:textId="77777777" w:rsidR="00963D5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EA96DA" id="_x0000_t202" coordsize="21600,21600" o:spt="202" path="m,l,21600r21600,l21600,xe">
              <v:stroke joinstyle="miter"/>
              <v:path gradientshapeok="t" o:connecttype="rect"/>
            </v:shapetype>
            <v:shape id="文本框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5451CE8" w14:textId="77777777" w:rsidR="00963D58"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7926" w14:textId="77777777" w:rsidR="0052675B" w:rsidRDefault="0052675B">
      <w:r>
        <w:separator/>
      </w:r>
    </w:p>
  </w:footnote>
  <w:footnote w:type="continuationSeparator" w:id="0">
    <w:p w14:paraId="0CFF5224" w14:textId="77777777" w:rsidR="0052675B" w:rsidRDefault="005267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9D999D"/>
    <w:multiLevelType w:val="singleLevel"/>
    <w:tmpl w:val="FF9D999D"/>
    <w:lvl w:ilvl="0">
      <w:start w:val="1"/>
      <w:numFmt w:val="decimal"/>
      <w:suff w:val="space"/>
      <w:lvlText w:val="%1."/>
      <w:lvlJc w:val="left"/>
    </w:lvl>
  </w:abstractNum>
  <w:num w:numId="1" w16cid:durableId="20261322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ongrui Ning">
    <w15:presenceInfo w15:providerId="Windows Live" w15:userId="552708bdd2566b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trackRevisions/>
  <w:defaultTabStop w:val="420"/>
  <w:drawingGridVerticalSpacing w:val="16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xOGI4NWMzMjc1MzE3YjY0ZDJhODk2ZTY5MzYzZmIifQ=="/>
  </w:docVars>
  <w:rsids>
    <w:rsidRoot w:val="3C2D4092"/>
    <w:rsid w:val="00160E4E"/>
    <w:rsid w:val="0052675B"/>
    <w:rsid w:val="00573D12"/>
    <w:rsid w:val="005A55D4"/>
    <w:rsid w:val="0062345E"/>
    <w:rsid w:val="00686411"/>
    <w:rsid w:val="006A4D6F"/>
    <w:rsid w:val="006E125A"/>
    <w:rsid w:val="007C76F8"/>
    <w:rsid w:val="00963D58"/>
    <w:rsid w:val="009B39A2"/>
    <w:rsid w:val="00A21CA8"/>
    <w:rsid w:val="00BA1EE1"/>
    <w:rsid w:val="00BE7A60"/>
    <w:rsid w:val="00BF349E"/>
    <w:rsid w:val="00C8621E"/>
    <w:rsid w:val="00F44334"/>
    <w:rsid w:val="036C52BA"/>
    <w:rsid w:val="0378129A"/>
    <w:rsid w:val="077D3EF4"/>
    <w:rsid w:val="0B106E41"/>
    <w:rsid w:val="1116513D"/>
    <w:rsid w:val="1CE7377A"/>
    <w:rsid w:val="1E92362B"/>
    <w:rsid w:val="1F2E582E"/>
    <w:rsid w:val="228E4435"/>
    <w:rsid w:val="239208AB"/>
    <w:rsid w:val="24A47628"/>
    <w:rsid w:val="267E514F"/>
    <w:rsid w:val="269F0663"/>
    <w:rsid w:val="270B5B28"/>
    <w:rsid w:val="2B8E32AA"/>
    <w:rsid w:val="3C2D4092"/>
    <w:rsid w:val="3C4438D8"/>
    <w:rsid w:val="3C80719C"/>
    <w:rsid w:val="3D7529B0"/>
    <w:rsid w:val="3D8A6036"/>
    <w:rsid w:val="3E5F234B"/>
    <w:rsid w:val="448D4A83"/>
    <w:rsid w:val="44DD6EDE"/>
    <w:rsid w:val="45511BA7"/>
    <w:rsid w:val="4ADB63D5"/>
    <w:rsid w:val="4F097B8E"/>
    <w:rsid w:val="523E73BD"/>
    <w:rsid w:val="5543118E"/>
    <w:rsid w:val="555A6102"/>
    <w:rsid w:val="585D2BF7"/>
    <w:rsid w:val="5ADE5142"/>
    <w:rsid w:val="60714E01"/>
    <w:rsid w:val="663F11BD"/>
    <w:rsid w:val="666F1DE3"/>
    <w:rsid w:val="692667D8"/>
    <w:rsid w:val="6A237482"/>
    <w:rsid w:val="6A4B7577"/>
    <w:rsid w:val="6A591C0A"/>
    <w:rsid w:val="6D8F168D"/>
    <w:rsid w:val="75BC66C7"/>
    <w:rsid w:val="78880AE2"/>
    <w:rsid w:val="7B76740D"/>
    <w:rsid w:val="7DE848B7"/>
    <w:rsid w:val="7F756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D323A"/>
  <w15:docId w15:val="{E567CF51-F599-46A4-8B75-19D61B9C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Revision"/>
    <w:hidden/>
    <w:uiPriority w:val="99"/>
    <w:unhideWhenUsed/>
    <w:rsid w:val="005A55D4"/>
    <w:rPr>
      <w:rFonts w:eastAsiaTheme="minorEastAsia" w:cstheme="minorBidi"/>
      <w:kern w:val="2"/>
      <w:sz w:val="24"/>
      <w:szCs w:val="24"/>
    </w:rPr>
  </w:style>
  <w:style w:type="character" w:styleId="a7">
    <w:name w:val="annotation reference"/>
    <w:basedOn w:val="a0"/>
    <w:rsid w:val="00C8621E"/>
    <w:rPr>
      <w:sz w:val="21"/>
      <w:szCs w:val="21"/>
    </w:rPr>
  </w:style>
  <w:style w:type="paragraph" w:styleId="a8">
    <w:name w:val="annotation text"/>
    <w:basedOn w:val="a"/>
    <w:link w:val="a9"/>
    <w:rsid w:val="00C8621E"/>
    <w:pPr>
      <w:jc w:val="left"/>
    </w:pPr>
  </w:style>
  <w:style w:type="character" w:customStyle="1" w:styleId="a9">
    <w:name w:val="批注文字 字符"/>
    <w:basedOn w:val="a0"/>
    <w:link w:val="a8"/>
    <w:rsid w:val="00C8621E"/>
    <w:rPr>
      <w:rFonts w:eastAsiaTheme="minorEastAsia" w:cstheme="minorBidi"/>
      <w:kern w:val="2"/>
      <w:sz w:val="24"/>
      <w:szCs w:val="24"/>
    </w:rPr>
  </w:style>
  <w:style w:type="paragraph" w:styleId="aa">
    <w:name w:val="annotation subject"/>
    <w:basedOn w:val="a8"/>
    <w:next w:val="a8"/>
    <w:link w:val="ab"/>
    <w:rsid w:val="00C8621E"/>
    <w:rPr>
      <w:b/>
      <w:bCs/>
    </w:rPr>
  </w:style>
  <w:style w:type="character" w:customStyle="1" w:styleId="ab">
    <w:name w:val="批注主题 字符"/>
    <w:basedOn w:val="a9"/>
    <w:link w:val="aa"/>
    <w:rsid w:val="00C8621E"/>
    <w:rPr>
      <w:rFonts w:eastAsiaTheme="minorEastAsia" w:cstheme="min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谢康</dc:creator>
  <cp:lastModifiedBy>Zhongrui Ning</cp:lastModifiedBy>
  <cp:revision>15</cp:revision>
  <dcterms:created xsi:type="dcterms:W3CDTF">2025-11-30T08:55:00Z</dcterms:created>
  <dcterms:modified xsi:type="dcterms:W3CDTF">2025-11-30T09:19:00Z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994290B114594E96AC9C94797D3684A7_13</vt:lpwstr>
  </property>
  <property fmtid="{D5CDD505-2E9C-101B-9397-08002B2CF9AE}" pid="4" name="KSOTemplateDocerSaveRecord">
    <vt:lpwstr>eyJoZGlkIjoiZDA4NGU0NjYxYTEzY2I2ZGM3YWY4MGQ5ZDIxMGI4NjUiLCJ1c2VySWQiOiIyNDQzNDk5NjMifQ==</vt:lpwstr>
  </property>
</Properties>
</file>